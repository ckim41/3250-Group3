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D15BEC" w14:textId="77777777" w:rsidR="005B7707" w:rsidRDefault="005B7707" w:rsidP="005B7707">
      <w:pPr>
        <w:pStyle w:val="StyleIntroText14ptBold"/>
      </w:pPr>
    </w:p>
    <w:p w14:paraId="04C02B87" w14:textId="77777777" w:rsidR="005B7707" w:rsidRDefault="005B7707" w:rsidP="005B7707">
      <w:pPr>
        <w:pStyle w:val="StyleIntroText14ptBold"/>
      </w:pPr>
    </w:p>
    <w:p w14:paraId="5B5295C2" w14:textId="77777777" w:rsidR="005B7707" w:rsidRDefault="005B7707" w:rsidP="005B7707">
      <w:pPr>
        <w:pStyle w:val="StyleIntroText14ptBold"/>
      </w:pPr>
    </w:p>
    <w:p w14:paraId="0A482AC4" w14:textId="77777777" w:rsidR="005B7707" w:rsidRDefault="005B7707" w:rsidP="005B7707">
      <w:pPr>
        <w:pStyle w:val="StyleIntroText14ptBold"/>
        <w:rPr>
          <w:rFonts w:cs="Arial"/>
          <w:sz w:val="56"/>
          <w:szCs w:val="56"/>
        </w:rPr>
      </w:pPr>
      <w:r>
        <w:rPr>
          <w:rFonts w:cs="Arial"/>
          <w:sz w:val="56"/>
          <w:szCs w:val="56"/>
        </w:rPr>
        <w:t>Data Analysis of Canada Car Accident</w:t>
      </w:r>
      <w:r w:rsidR="0098784C">
        <w:rPr>
          <w:rFonts w:cs="Arial"/>
          <w:sz w:val="56"/>
          <w:szCs w:val="56"/>
        </w:rPr>
        <w:t xml:space="preserve"> during </w:t>
      </w:r>
      <w:r w:rsidR="00AF5971">
        <w:rPr>
          <w:rFonts w:cs="Arial"/>
          <w:sz w:val="56"/>
          <w:szCs w:val="56"/>
        </w:rPr>
        <w:t>1999</w:t>
      </w:r>
      <w:r w:rsidR="0098784C">
        <w:rPr>
          <w:rFonts w:cs="Arial"/>
          <w:sz w:val="56"/>
          <w:szCs w:val="56"/>
        </w:rPr>
        <w:t xml:space="preserve"> - 2014</w:t>
      </w:r>
    </w:p>
    <w:p w14:paraId="0D9D5B47" w14:textId="77777777" w:rsidR="005B7707" w:rsidRDefault="005B7707" w:rsidP="005B7707">
      <w:pPr>
        <w:pStyle w:val="StyleIntroText14ptBold"/>
      </w:pPr>
    </w:p>
    <w:p w14:paraId="68C35D80" w14:textId="77777777" w:rsidR="005B7707" w:rsidRDefault="0098784C" w:rsidP="005B7707">
      <w:pPr>
        <w:pStyle w:val="StyleIntroText14ptBold"/>
        <w:rPr>
          <w:rFonts w:ascii="Antique Olive" w:hAnsi="Antique Olive"/>
          <w:sz w:val="36"/>
          <w:szCs w:val="36"/>
        </w:rPr>
      </w:pPr>
      <w:r>
        <w:rPr>
          <w:rFonts w:ascii="Antique Olive" w:hAnsi="Antique Olive"/>
          <w:sz w:val="36"/>
          <w:szCs w:val="36"/>
        </w:rPr>
        <w:t>Term Project</w:t>
      </w:r>
      <w:r w:rsidR="005B7707">
        <w:rPr>
          <w:rFonts w:ascii="Antique Olive" w:hAnsi="Antique Olive"/>
          <w:sz w:val="36"/>
          <w:szCs w:val="36"/>
        </w:rPr>
        <w:t xml:space="preserve"> </w:t>
      </w:r>
      <w:r>
        <w:rPr>
          <w:rFonts w:ascii="Antique Olive" w:hAnsi="Antique Olive"/>
          <w:sz w:val="36"/>
          <w:szCs w:val="36"/>
        </w:rPr>
        <w:t>Report</w:t>
      </w:r>
    </w:p>
    <w:p w14:paraId="29E6E5DF" w14:textId="77777777" w:rsidR="005B7707" w:rsidRDefault="005B7707" w:rsidP="005B7707">
      <w:pPr>
        <w:pStyle w:val="StyleIntroText14ptBold"/>
        <w:rPr>
          <w:sz w:val="36"/>
          <w:szCs w:val="36"/>
        </w:rPr>
      </w:pPr>
    </w:p>
    <w:p w14:paraId="1A0D64D8" w14:textId="77777777" w:rsidR="005B7707" w:rsidRDefault="005B7707" w:rsidP="005B7707">
      <w:pPr>
        <w:pStyle w:val="StyleIntroText14ptBold"/>
        <w:rPr>
          <w:sz w:val="36"/>
          <w:szCs w:val="36"/>
        </w:rPr>
      </w:pPr>
    </w:p>
    <w:p w14:paraId="0EE27B3A" w14:textId="77777777" w:rsidR="005B7707" w:rsidRDefault="005B7707" w:rsidP="005B7707">
      <w:pPr>
        <w:pStyle w:val="StyleIntroText14ptBold"/>
        <w:rPr>
          <w:sz w:val="36"/>
          <w:szCs w:val="36"/>
        </w:rPr>
      </w:pPr>
    </w:p>
    <w:p w14:paraId="219E21DC" w14:textId="77777777" w:rsidR="005B7707" w:rsidRDefault="005B7707" w:rsidP="005B7707">
      <w:pPr>
        <w:pStyle w:val="StyleIntroText14ptBold"/>
        <w:rPr>
          <w:sz w:val="36"/>
          <w:szCs w:val="36"/>
        </w:rPr>
      </w:pPr>
    </w:p>
    <w:p w14:paraId="4A85BAD4" w14:textId="77777777" w:rsidR="005B7707" w:rsidRDefault="005B7707" w:rsidP="005B7707">
      <w:pPr>
        <w:pStyle w:val="StyleIntroText14ptBold"/>
        <w:rPr>
          <w:sz w:val="36"/>
          <w:szCs w:val="36"/>
        </w:rPr>
      </w:pPr>
    </w:p>
    <w:p w14:paraId="075D42EB" w14:textId="77777777" w:rsidR="0098784C" w:rsidRDefault="0098784C" w:rsidP="0098784C">
      <w:pPr>
        <w:rPr>
          <w:b/>
          <w:sz w:val="24"/>
        </w:rPr>
      </w:pPr>
    </w:p>
    <w:p w14:paraId="1FDCD411" w14:textId="77777777" w:rsidR="0098784C" w:rsidRDefault="0098784C" w:rsidP="0098784C">
      <w:pPr>
        <w:rPr>
          <w:b/>
          <w:sz w:val="24"/>
        </w:rPr>
      </w:pPr>
    </w:p>
    <w:p w14:paraId="75C04778" w14:textId="77777777" w:rsidR="0098784C" w:rsidRDefault="0098784C" w:rsidP="0098784C">
      <w:pPr>
        <w:rPr>
          <w:b/>
          <w:sz w:val="24"/>
        </w:rPr>
      </w:pPr>
    </w:p>
    <w:p w14:paraId="6C82C8BE" w14:textId="77777777" w:rsidR="0098784C" w:rsidRDefault="0098784C" w:rsidP="0098784C">
      <w:r>
        <w:t>Project Group #3, 3250-15</w:t>
      </w:r>
    </w:p>
    <w:p w14:paraId="705C0E7E" w14:textId="77777777" w:rsidR="005B421E" w:rsidRDefault="005B421E" w:rsidP="0098784C">
      <w:pPr>
        <w:rPr>
          <w:b/>
          <w:sz w:val="24"/>
        </w:rPr>
      </w:pPr>
    </w:p>
    <w:p w14:paraId="16A4E027" w14:textId="77777777" w:rsidR="0098784C" w:rsidRPr="0098784C" w:rsidRDefault="0098784C" w:rsidP="0098784C">
      <w:pPr>
        <w:rPr>
          <w:b/>
          <w:sz w:val="24"/>
        </w:rPr>
      </w:pPr>
      <w:r w:rsidRPr="0098784C">
        <w:rPr>
          <w:b/>
          <w:sz w:val="24"/>
        </w:rPr>
        <w:t>Boris Korotkov</w:t>
      </w:r>
    </w:p>
    <w:p w14:paraId="4E37ECB1" w14:textId="77777777" w:rsidR="0098784C" w:rsidRPr="0098784C" w:rsidRDefault="0098784C" w:rsidP="0098784C">
      <w:pPr>
        <w:rPr>
          <w:b/>
          <w:sz w:val="24"/>
        </w:rPr>
      </w:pPr>
      <w:r w:rsidRPr="0098784C">
        <w:rPr>
          <w:b/>
          <w:sz w:val="24"/>
        </w:rPr>
        <w:t>Chaewon Kim</w:t>
      </w:r>
    </w:p>
    <w:p w14:paraId="528028CD" w14:textId="77777777" w:rsidR="0098784C" w:rsidRPr="0098784C" w:rsidRDefault="0098784C" w:rsidP="0098784C">
      <w:pPr>
        <w:rPr>
          <w:b/>
          <w:sz w:val="24"/>
        </w:rPr>
      </w:pPr>
      <w:r w:rsidRPr="0098784C">
        <w:rPr>
          <w:b/>
          <w:sz w:val="24"/>
        </w:rPr>
        <w:t>Patricia Luo</w:t>
      </w:r>
    </w:p>
    <w:p w14:paraId="19AA2CE6" w14:textId="77777777" w:rsidR="0098784C" w:rsidRPr="0098784C" w:rsidRDefault="0098784C" w:rsidP="0098784C">
      <w:pPr>
        <w:rPr>
          <w:b/>
          <w:sz w:val="24"/>
        </w:rPr>
      </w:pPr>
      <w:r w:rsidRPr="0098784C">
        <w:rPr>
          <w:b/>
          <w:sz w:val="24"/>
        </w:rPr>
        <w:t>Ryan He</w:t>
      </w:r>
    </w:p>
    <w:p w14:paraId="308920AA" w14:textId="77777777" w:rsidR="005B7707" w:rsidRDefault="005B7707" w:rsidP="005B7707">
      <w:pPr>
        <w:pStyle w:val="StyleIntroText14ptBold"/>
        <w:rPr>
          <w:sz w:val="36"/>
          <w:szCs w:val="36"/>
        </w:rPr>
      </w:pPr>
    </w:p>
    <w:p w14:paraId="17B6DA93" w14:textId="77777777" w:rsidR="005B7707" w:rsidRDefault="005B7707" w:rsidP="005B7707">
      <w:pPr>
        <w:rPr>
          <w:sz w:val="24"/>
          <w:szCs w:val="24"/>
        </w:rPr>
      </w:pPr>
    </w:p>
    <w:p w14:paraId="5CEBF173" w14:textId="77777777" w:rsidR="005B7707" w:rsidRDefault="0098784C" w:rsidP="005B7707">
      <w:r>
        <w:t>School of Continuing Studies, University of Toronto</w:t>
      </w:r>
    </w:p>
    <w:p w14:paraId="629A9D85" w14:textId="77777777" w:rsidR="005B7707" w:rsidRDefault="005B7707" w:rsidP="005B7707">
      <w:r>
        <w:t>A</w:t>
      </w:r>
      <w:r w:rsidR="0098784C">
        <w:t>pril 2018</w:t>
      </w:r>
    </w:p>
    <w:p w14:paraId="6099E1DD" w14:textId="77777777" w:rsidR="005B421E" w:rsidRDefault="005B421E">
      <w:pPr>
        <w:rPr>
          <w:sz w:val="36"/>
          <w:szCs w:val="36"/>
        </w:rPr>
      </w:pPr>
      <w:r>
        <w:rPr>
          <w:sz w:val="36"/>
          <w:szCs w:val="36"/>
        </w:rPr>
        <w:br w:type="page"/>
      </w:r>
    </w:p>
    <w:p w14:paraId="0A7AC05E" w14:textId="77777777" w:rsidR="00661428" w:rsidRPr="007E4434" w:rsidRDefault="00661428" w:rsidP="00661428">
      <w:pPr>
        <w:pStyle w:val="IntroTOC"/>
      </w:pPr>
      <w:r>
        <w:lastRenderedPageBreak/>
        <w:t>Table of Contents</w:t>
      </w:r>
    </w:p>
    <w:p w14:paraId="71FD31C3" w14:textId="29498EB8" w:rsidR="00BC16D4" w:rsidRDefault="00661428">
      <w:pPr>
        <w:pStyle w:val="TOC1"/>
        <w:rPr>
          <w:rFonts w:asciiTheme="minorHAnsi" w:eastAsiaTheme="minorEastAsia" w:hAnsiTheme="minorHAnsi" w:cstheme="minorBidi"/>
          <w:noProof/>
          <w:sz w:val="22"/>
          <w:szCs w:val="22"/>
          <w:lang w:val="en-CA" w:eastAsia="zh-CN"/>
        </w:rPr>
      </w:pPr>
      <w:r>
        <w:fldChar w:fldCharType="begin"/>
      </w:r>
      <w:r>
        <w:instrText xml:space="preserve"> TOC \o "2-3" \h \z \t "Heading 1,1" </w:instrText>
      </w:r>
      <w:r>
        <w:fldChar w:fldCharType="separate"/>
      </w:r>
      <w:hyperlink w:anchor="_Toc511055699" w:history="1">
        <w:r w:rsidR="00BC16D4" w:rsidRPr="0076629C">
          <w:rPr>
            <w:rStyle w:val="Hyperlink"/>
            <w:noProof/>
          </w:rPr>
          <w:t>Project Overview</w:t>
        </w:r>
        <w:r w:rsidR="00BC16D4">
          <w:rPr>
            <w:noProof/>
            <w:webHidden/>
          </w:rPr>
          <w:tab/>
        </w:r>
        <w:r w:rsidR="00BC16D4">
          <w:rPr>
            <w:noProof/>
            <w:webHidden/>
          </w:rPr>
          <w:fldChar w:fldCharType="begin"/>
        </w:r>
        <w:r w:rsidR="00BC16D4">
          <w:rPr>
            <w:noProof/>
            <w:webHidden/>
          </w:rPr>
          <w:instrText xml:space="preserve"> PAGEREF _Toc511055699 \h </w:instrText>
        </w:r>
        <w:r w:rsidR="00BC16D4">
          <w:rPr>
            <w:noProof/>
            <w:webHidden/>
          </w:rPr>
        </w:r>
        <w:r w:rsidR="00BC16D4">
          <w:rPr>
            <w:noProof/>
            <w:webHidden/>
          </w:rPr>
          <w:fldChar w:fldCharType="separate"/>
        </w:r>
        <w:r w:rsidR="00BC16D4">
          <w:rPr>
            <w:noProof/>
            <w:webHidden/>
          </w:rPr>
          <w:t>2</w:t>
        </w:r>
        <w:r w:rsidR="00BC16D4">
          <w:rPr>
            <w:noProof/>
            <w:webHidden/>
          </w:rPr>
          <w:fldChar w:fldCharType="end"/>
        </w:r>
      </w:hyperlink>
    </w:p>
    <w:p w14:paraId="196B00F3" w14:textId="2D70BFF0" w:rsidR="00BC16D4" w:rsidRDefault="00BC16D4">
      <w:pPr>
        <w:pStyle w:val="TOC1"/>
        <w:rPr>
          <w:rFonts w:asciiTheme="minorHAnsi" w:eastAsiaTheme="minorEastAsia" w:hAnsiTheme="minorHAnsi" w:cstheme="minorBidi"/>
          <w:noProof/>
          <w:sz w:val="22"/>
          <w:szCs w:val="22"/>
          <w:lang w:val="en-CA" w:eastAsia="zh-CN"/>
        </w:rPr>
      </w:pPr>
      <w:hyperlink w:anchor="_Toc511055700" w:history="1">
        <w:r w:rsidRPr="0076629C">
          <w:rPr>
            <w:rStyle w:val="Hyperlink"/>
            <w:noProof/>
          </w:rPr>
          <w:t>Data Preparation</w:t>
        </w:r>
        <w:r>
          <w:rPr>
            <w:noProof/>
            <w:webHidden/>
          </w:rPr>
          <w:tab/>
        </w:r>
        <w:r>
          <w:rPr>
            <w:noProof/>
            <w:webHidden/>
          </w:rPr>
          <w:fldChar w:fldCharType="begin"/>
        </w:r>
        <w:r>
          <w:rPr>
            <w:noProof/>
            <w:webHidden/>
          </w:rPr>
          <w:instrText xml:space="preserve"> PAGEREF _Toc511055700 \h </w:instrText>
        </w:r>
        <w:r>
          <w:rPr>
            <w:noProof/>
            <w:webHidden/>
          </w:rPr>
        </w:r>
        <w:r>
          <w:rPr>
            <w:noProof/>
            <w:webHidden/>
          </w:rPr>
          <w:fldChar w:fldCharType="separate"/>
        </w:r>
        <w:r>
          <w:rPr>
            <w:noProof/>
            <w:webHidden/>
          </w:rPr>
          <w:t>2</w:t>
        </w:r>
        <w:r>
          <w:rPr>
            <w:noProof/>
            <w:webHidden/>
          </w:rPr>
          <w:fldChar w:fldCharType="end"/>
        </w:r>
      </w:hyperlink>
    </w:p>
    <w:p w14:paraId="39102E8A" w14:textId="4BF9589A"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1" w:history="1">
        <w:r w:rsidRPr="0076629C">
          <w:rPr>
            <w:rStyle w:val="Hyperlink"/>
            <w:noProof/>
          </w:rPr>
          <w:t>What was the data source?</w:t>
        </w:r>
        <w:r>
          <w:rPr>
            <w:noProof/>
            <w:webHidden/>
          </w:rPr>
          <w:tab/>
        </w:r>
        <w:r>
          <w:rPr>
            <w:noProof/>
            <w:webHidden/>
          </w:rPr>
          <w:fldChar w:fldCharType="begin"/>
        </w:r>
        <w:r>
          <w:rPr>
            <w:noProof/>
            <w:webHidden/>
          </w:rPr>
          <w:instrText xml:space="preserve"> PAGEREF _Toc511055701 \h </w:instrText>
        </w:r>
        <w:r>
          <w:rPr>
            <w:noProof/>
            <w:webHidden/>
          </w:rPr>
        </w:r>
        <w:r>
          <w:rPr>
            <w:noProof/>
            <w:webHidden/>
          </w:rPr>
          <w:fldChar w:fldCharType="separate"/>
        </w:r>
        <w:r>
          <w:rPr>
            <w:noProof/>
            <w:webHidden/>
          </w:rPr>
          <w:t>2</w:t>
        </w:r>
        <w:r>
          <w:rPr>
            <w:noProof/>
            <w:webHidden/>
          </w:rPr>
          <w:fldChar w:fldCharType="end"/>
        </w:r>
      </w:hyperlink>
    </w:p>
    <w:p w14:paraId="3CD629D1" w14:textId="19CE6CD1"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2" w:history="1">
        <w:r w:rsidRPr="0076629C">
          <w:rPr>
            <w:rStyle w:val="Hyperlink"/>
            <w:noProof/>
          </w:rPr>
          <w:t>How good was the data quality?</w:t>
        </w:r>
        <w:r>
          <w:rPr>
            <w:noProof/>
            <w:webHidden/>
          </w:rPr>
          <w:tab/>
        </w:r>
        <w:r>
          <w:rPr>
            <w:noProof/>
            <w:webHidden/>
          </w:rPr>
          <w:fldChar w:fldCharType="begin"/>
        </w:r>
        <w:r>
          <w:rPr>
            <w:noProof/>
            <w:webHidden/>
          </w:rPr>
          <w:instrText xml:space="preserve"> PAGEREF _Toc511055702 \h </w:instrText>
        </w:r>
        <w:r>
          <w:rPr>
            <w:noProof/>
            <w:webHidden/>
          </w:rPr>
        </w:r>
        <w:r>
          <w:rPr>
            <w:noProof/>
            <w:webHidden/>
          </w:rPr>
          <w:fldChar w:fldCharType="separate"/>
        </w:r>
        <w:r>
          <w:rPr>
            <w:noProof/>
            <w:webHidden/>
          </w:rPr>
          <w:t>2</w:t>
        </w:r>
        <w:r>
          <w:rPr>
            <w:noProof/>
            <w:webHidden/>
          </w:rPr>
          <w:fldChar w:fldCharType="end"/>
        </w:r>
      </w:hyperlink>
    </w:p>
    <w:p w14:paraId="7F0F0DEA" w14:textId="4C1ADCFC"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3" w:history="1">
        <w:r w:rsidRPr="0076629C">
          <w:rPr>
            <w:rStyle w:val="Hyperlink"/>
            <w:noProof/>
          </w:rPr>
          <w:t>How we procured source data?</w:t>
        </w:r>
        <w:r>
          <w:rPr>
            <w:noProof/>
            <w:webHidden/>
          </w:rPr>
          <w:tab/>
        </w:r>
        <w:r>
          <w:rPr>
            <w:noProof/>
            <w:webHidden/>
          </w:rPr>
          <w:fldChar w:fldCharType="begin"/>
        </w:r>
        <w:r>
          <w:rPr>
            <w:noProof/>
            <w:webHidden/>
          </w:rPr>
          <w:instrText xml:space="preserve"> PAGEREF _Toc511055703 \h </w:instrText>
        </w:r>
        <w:r>
          <w:rPr>
            <w:noProof/>
            <w:webHidden/>
          </w:rPr>
        </w:r>
        <w:r>
          <w:rPr>
            <w:noProof/>
            <w:webHidden/>
          </w:rPr>
          <w:fldChar w:fldCharType="separate"/>
        </w:r>
        <w:r>
          <w:rPr>
            <w:noProof/>
            <w:webHidden/>
          </w:rPr>
          <w:t>3</w:t>
        </w:r>
        <w:r>
          <w:rPr>
            <w:noProof/>
            <w:webHidden/>
          </w:rPr>
          <w:fldChar w:fldCharType="end"/>
        </w:r>
      </w:hyperlink>
    </w:p>
    <w:p w14:paraId="7F95C5C9" w14:textId="5B50968F"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4" w:history="1">
        <w:r w:rsidRPr="0076629C">
          <w:rPr>
            <w:rStyle w:val="Hyperlink"/>
            <w:noProof/>
          </w:rPr>
          <w:t>What tools/code we used to prepare it for analysis?</w:t>
        </w:r>
        <w:r>
          <w:rPr>
            <w:noProof/>
            <w:webHidden/>
          </w:rPr>
          <w:tab/>
        </w:r>
        <w:r>
          <w:rPr>
            <w:noProof/>
            <w:webHidden/>
          </w:rPr>
          <w:fldChar w:fldCharType="begin"/>
        </w:r>
        <w:r>
          <w:rPr>
            <w:noProof/>
            <w:webHidden/>
          </w:rPr>
          <w:instrText xml:space="preserve"> PAGEREF _Toc511055704 \h </w:instrText>
        </w:r>
        <w:r>
          <w:rPr>
            <w:noProof/>
            <w:webHidden/>
          </w:rPr>
        </w:r>
        <w:r>
          <w:rPr>
            <w:noProof/>
            <w:webHidden/>
          </w:rPr>
          <w:fldChar w:fldCharType="separate"/>
        </w:r>
        <w:r>
          <w:rPr>
            <w:noProof/>
            <w:webHidden/>
          </w:rPr>
          <w:t>3</w:t>
        </w:r>
        <w:r>
          <w:rPr>
            <w:noProof/>
            <w:webHidden/>
          </w:rPr>
          <w:fldChar w:fldCharType="end"/>
        </w:r>
      </w:hyperlink>
    </w:p>
    <w:p w14:paraId="2FD1B2EC" w14:textId="6972A12D"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5" w:history="1">
        <w:r w:rsidRPr="0076629C">
          <w:rPr>
            <w:rStyle w:val="Hyperlink"/>
            <w:noProof/>
          </w:rPr>
          <w:t>What challenges we were facing?</w:t>
        </w:r>
        <w:r>
          <w:rPr>
            <w:noProof/>
            <w:webHidden/>
          </w:rPr>
          <w:tab/>
        </w:r>
        <w:r>
          <w:rPr>
            <w:noProof/>
            <w:webHidden/>
          </w:rPr>
          <w:fldChar w:fldCharType="begin"/>
        </w:r>
        <w:r>
          <w:rPr>
            <w:noProof/>
            <w:webHidden/>
          </w:rPr>
          <w:instrText xml:space="preserve"> PAGEREF _Toc511055705 \h </w:instrText>
        </w:r>
        <w:r>
          <w:rPr>
            <w:noProof/>
            <w:webHidden/>
          </w:rPr>
        </w:r>
        <w:r>
          <w:rPr>
            <w:noProof/>
            <w:webHidden/>
          </w:rPr>
          <w:fldChar w:fldCharType="separate"/>
        </w:r>
        <w:r>
          <w:rPr>
            <w:noProof/>
            <w:webHidden/>
          </w:rPr>
          <w:t>3</w:t>
        </w:r>
        <w:r>
          <w:rPr>
            <w:noProof/>
            <w:webHidden/>
          </w:rPr>
          <w:fldChar w:fldCharType="end"/>
        </w:r>
      </w:hyperlink>
    </w:p>
    <w:p w14:paraId="1AC9C7CD" w14:textId="2B1805B1" w:rsidR="00BC16D4" w:rsidRDefault="00BC16D4">
      <w:pPr>
        <w:pStyle w:val="TOC1"/>
        <w:rPr>
          <w:rFonts w:asciiTheme="minorHAnsi" w:eastAsiaTheme="minorEastAsia" w:hAnsiTheme="minorHAnsi" w:cstheme="minorBidi"/>
          <w:noProof/>
          <w:sz w:val="22"/>
          <w:szCs w:val="22"/>
          <w:lang w:val="en-CA" w:eastAsia="zh-CN"/>
        </w:rPr>
      </w:pPr>
      <w:hyperlink w:anchor="_Toc511055706" w:history="1">
        <w:r w:rsidRPr="0076629C">
          <w:rPr>
            <w:rStyle w:val="Hyperlink"/>
            <w:noProof/>
          </w:rPr>
          <w:t>Analysis</w:t>
        </w:r>
        <w:r>
          <w:rPr>
            <w:noProof/>
            <w:webHidden/>
          </w:rPr>
          <w:tab/>
        </w:r>
        <w:r>
          <w:rPr>
            <w:noProof/>
            <w:webHidden/>
          </w:rPr>
          <w:fldChar w:fldCharType="begin"/>
        </w:r>
        <w:r>
          <w:rPr>
            <w:noProof/>
            <w:webHidden/>
          </w:rPr>
          <w:instrText xml:space="preserve"> PAGEREF _Toc511055706 \h </w:instrText>
        </w:r>
        <w:r>
          <w:rPr>
            <w:noProof/>
            <w:webHidden/>
          </w:rPr>
        </w:r>
        <w:r>
          <w:rPr>
            <w:noProof/>
            <w:webHidden/>
          </w:rPr>
          <w:fldChar w:fldCharType="separate"/>
        </w:r>
        <w:r>
          <w:rPr>
            <w:noProof/>
            <w:webHidden/>
          </w:rPr>
          <w:t>5</w:t>
        </w:r>
        <w:r>
          <w:rPr>
            <w:noProof/>
            <w:webHidden/>
          </w:rPr>
          <w:fldChar w:fldCharType="end"/>
        </w:r>
      </w:hyperlink>
    </w:p>
    <w:p w14:paraId="4A02C290" w14:textId="1DEEB2C4"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7" w:history="1">
        <w:r w:rsidRPr="0076629C">
          <w:rPr>
            <w:rStyle w:val="Hyperlink"/>
            <w:noProof/>
          </w:rPr>
          <w:t>What trends, correlations and/or patterns we saw in the data?</w:t>
        </w:r>
        <w:r>
          <w:rPr>
            <w:noProof/>
            <w:webHidden/>
          </w:rPr>
          <w:tab/>
        </w:r>
        <w:r>
          <w:rPr>
            <w:noProof/>
            <w:webHidden/>
          </w:rPr>
          <w:fldChar w:fldCharType="begin"/>
        </w:r>
        <w:r>
          <w:rPr>
            <w:noProof/>
            <w:webHidden/>
          </w:rPr>
          <w:instrText xml:space="preserve"> PAGEREF _Toc511055707 \h </w:instrText>
        </w:r>
        <w:r>
          <w:rPr>
            <w:noProof/>
            <w:webHidden/>
          </w:rPr>
        </w:r>
        <w:r>
          <w:rPr>
            <w:noProof/>
            <w:webHidden/>
          </w:rPr>
          <w:fldChar w:fldCharType="separate"/>
        </w:r>
        <w:r>
          <w:rPr>
            <w:noProof/>
            <w:webHidden/>
          </w:rPr>
          <w:t>5</w:t>
        </w:r>
        <w:r>
          <w:rPr>
            <w:noProof/>
            <w:webHidden/>
          </w:rPr>
          <w:fldChar w:fldCharType="end"/>
        </w:r>
      </w:hyperlink>
    </w:p>
    <w:p w14:paraId="66EEE5E7" w14:textId="5DBBC92C" w:rsidR="00BC16D4" w:rsidRDefault="00BC16D4" w:rsidP="00BC16D4">
      <w:pPr>
        <w:pStyle w:val="TOC2"/>
        <w:rPr>
          <w:rFonts w:asciiTheme="minorHAnsi" w:eastAsiaTheme="minorEastAsia" w:hAnsiTheme="minorHAnsi" w:cstheme="minorBidi"/>
          <w:noProof/>
          <w:sz w:val="22"/>
          <w:szCs w:val="22"/>
          <w:lang w:val="en-CA" w:eastAsia="zh-CN"/>
        </w:rPr>
      </w:pPr>
      <w:hyperlink w:anchor="_Toc511055708" w:history="1">
        <w:r w:rsidRPr="0076629C">
          <w:rPr>
            <w:rStyle w:val="Hyperlink"/>
            <w:noProof/>
          </w:rPr>
          <w:t>Individual analysis and the result we discovered:</w:t>
        </w:r>
        <w:r>
          <w:rPr>
            <w:noProof/>
            <w:webHidden/>
          </w:rPr>
          <w:tab/>
        </w:r>
        <w:r>
          <w:rPr>
            <w:noProof/>
            <w:webHidden/>
          </w:rPr>
          <w:fldChar w:fldCharType="begin"/>
        </w:r>
        <w:r>
          <w:rPr>
            <w:noProof/>
            <w:webHidden/>
          </w:rPr>
          <w:instrText xml:space="preserve"> PAGEREF _Toc511055708 \h </w:instrText>
        </w:r>
        <w:r>
          <w:rPr>
            <w:noProof/>
            <w:webHidden/>
          </w:rPr>
        </w:r>
        <w:r>
          <w:rPr>
            <w:noProof/>
            <w:webHidden/>
          </w:rPr>
          <w:fldChar w:fldCharType="separate"/>
        </w:r>
        <w:r>
          <w:rPr>
            <w:noProof/>
            <w:webHidden/>
          </w:rPr>
          <w:t>5</w:t>
        </w:r>
        <w:r>
          <w:rPr>
            <w:noProof/>
            <w:webHidden/>
          </w:rPr>
          <w:fldChar w:fldCharType="end"/>
        </w:r>
      </w:hyperlink>
    </w:p>
    <w:p w14:paraId="75F6B5B7" w14:textId="3B238B36" w:rsidR="00BC16D4" w:rsidRDefault="00BC16D4">
      <w:pPr>
        <w:pStyle w:val="TOC1"/>
        <w:rPr>
          <w:rFonts w:asciiTheme="minorHAnsi" w:eastAsiaTheme="minorEastAsia" w:hAnsiTheme="minorHAnsi" w:cstheme="minorBidi"/>
          <w:noProof/>
          <w:sz w:val="22"/>
          <w:szCs w:val="22"/>
          <w:lang w:val="en-CA" w:eastAsia="zh-CN"/>
        </w:rPr>
      </w:pPr>
      <w:hyperlink w:anchor="_Toc511055709" w:history="1">
        <w:r w:rsidRPr="0076629C">
          <w:rPr>
            <w:rStyle w:val="Hyperlink"/>
            <w:noProof/>
          </w:rPr>
          <w:t>Conclusions</w:t>
        </w:r>
        <w:r>
          <w:rPr>
            <w:noProof/>
            <w:webHidden/>
          </w:rPr>
          <w:tab/>
        </w:r>
        <w:r>
          <w:rPr>
            <w:noProof/>
            <w:webHidden/>
          </w:rPr>
          <w:fldChar w:fldCharType="begin"/>
        </w:r>
        <w:r>
          <w:rPr>
            <w:noProof/>
            <w:webHidden/>
          </w:rPr>
          <w:instrText xml:space="preserve"> PAGEREF _Toc511055709 \h </w:instrText>
        </w:r>
        <w:r>
          <w:rPr>
            <w:noProof/>
            <w:webHidden/>
          </w:rPr>
        </w:r>
        <w:r>
          <w:rPr>
            <w:noProof/>
            <w:webHidden/>
          </w:rPr>
          <w:fldChar w:fldCharType="separate"/>
        </w:r>
        <w:r>
          <w:rPr>
            <w:noProof/>
            <w:webHidden/>
          </w:rPr>
          <w:t>25</w:t>
        </w:r>
        <w:r>
          <w:rPr>
            <w:noProof/>
            <w:webHidden/>
          </w:rPr>
          <w:fldChar w:fldCharType="end"/>
        </w:r>
      </w:hyperlink>
    </w:p>
    <w:p w14:paraId="14A635C7" w14:textId="484EBB97" w:rsidR="00BC16D4" w:rsidRDefault="00BC16D4" w:rsidP="00BC16D4">
      <w:pPr>
        <w:pStyle w:val="TOC2"/>
        <w:rPr>
          <w:rFonts w:asciiTheme="minorHAnsi" w:eastAsiaTheme="minorEastAsia" w:hAnsiTheme="minorHAnsi" w:cstheme="minorBidi"/>
          <w:noProof/>
          <w:sz w:val="22"/>
          <w:szCs w:val="22"/>
          <w:lang w:val="en-CA" w:eastAsia="zh-CN"/>
        </w:rPr>
      </w:pPr>
      <w:hyperlink w:anchor="_Toc511055710" w:history="1">
        <w:r w:rsidRPr="0076629C">
          <w:rPr>
            <w:rStyle w:val="Hyperlink"/>
            <w:noProof/>
          </w:rPr>
          <w:t>What we learned from the data set?</w:t>
        </w:r>
        <w:r>
          <w:rPr>
            <w:noProof/>
            <w:webHidden/>
          </w:rPr>
          <w:tab/>
        </w:r>
        <w:r>
          <w:rPr>
            <w:noProof/>
            <w:webHidden/>
          </w:rPr>
          <w:fldChar w:fldCharType="begin"/>
        </w:r>
        <w:r>
          <w:rPr>
            <w:noProof/>
            <w:webHidden/>
          </w:rPr>
          <w:instrText xml:space="preserve"> PAGEREF _Toc511055710 \h </w:instrText>
        </w:r>
        <w:r>
          <w:rPr>
            <w:noProof/>
            <w:webHidden/>
          </w:rPr>
        </w:r>
        <w:r>
          <w:rPr>
            <w:noProof/>
            <w:webHidden/>
          </w:rPr>
          <w:fldChar w:fldCharType="separate"/>
        </w:r>
        <w:r>
          <w:rPr>
            <w:noProof/>
            <w:webHidden/>
          </w:rPr>
          <w:t>25</w:t>
        </w:r>
        <w:r>
          <w:rPr>
            <w:noProof/>
            <w:webHidden/>
          </w:rPr>
          <w:fldChar w:fldCharType="end"/>
        </w:r>
      </w:hyperlink>
    </w:p>
    <w:p w14:paraId="4769D65B" w14:textId="7B06E9FD" w:rsidR="00BC16D4" w:rsidRDefault="00BC16D4" w:rsidP="00BC16D4">
      <w:pPr>
        <w:pStyle w:val="TOC2"/>
        <w:rPr>
          <w:rFonts w:asciiTheme="minorHAnsi" w:eastAsiaTheme="minorEastAsia" w:hAnsiTheme="minorHAnsi" w:cstheme="minorBidi"/>
          <w:noProof/>
          <w:sz w:val="22"/>
          <w:szCs w:val="22"/>
          <w:lang w:val="en-CA" w:eastAsia="zh-CN"/>
        </w:rPr>
      </w:pPr>
      <w:hyperlink w:anchor="_Toc511055711" w:history="1">
        <w:r w:rsidRPr="0076629C">
          <w:rPr>
            <w:rStyle w:val="Hyperlink"/>
            <w:noProof/>
            <w:highlight w:val="yellow"/>
          </w:rPr>
          <w:t>What ….</w:t>
        </w:r>
        <w:r>
          <w:rPr>
            <w:noProof/>
            <w:webHidden/>
          </w:rPr>
          <w:tab/>
        </w:r>
        <w:r>
          <w:rPr>
            <w:noProof/>
            <w:webHidden/>
          </w:rPr>
          <w:fldChar w:fldCharType="begin"/>
        </w:r>
        <w:r>
          <w:rPr>
            <w:noProof/>
            <w:webHidden/>
          </w:rPr>
          <w:instrText xml:space="preserve"> PAGEREF _Toc511055711 \h </w:instrText>
        </w:r>
        <w:r>
          <w:rPr>
            <w:noProof/>
            <w:webHidden/>
          </w:rPr>
        </w:r>
        <w:r>
          <w:rPr>
            <w:noProof/>
            <w:webHidden/>
          </w:rPr>
          <w:fldChar w:fldCharType="separate"/>
        </w:r>
        <w:r>
          <w:rPr>
            <w:noProof/>
            <w:webHidden/>
          </w:rPr>
          <w:t>27</w:t>
        </w:r>
        <w:r>
          <w:rPr>
            <w:noProof/>
            <w:webHidden/>
          </w:rPr>
          <w:fldChar w:fldCharType="end"/>
        </w:r>
      </w:hyperlink>
    </w:p>
    <w:p w14:paraId="42512A57" w14:textId="49BB5E75" w:rsidR="00BC16D4" w:rsidRDefault="00BC16D4">
      <w:pPr>
        <w:pStyle w:val="TOC1"/>
        <w:rPr>
          <w:rFonts w:asciiTheme="minorHAnsi" w:eastAsiaTheme="minorEastAsia" w:hAnsiTheme="minorHAnsi" w:cstheme="minorBidi"/>
          <w:noProof/>
          <w:sz w:val="22"/>
          <w:szCs w:val="22"/>
          <w:lang w:val="en-CA" w:eastAsia="zh-CN"/>
        </w:rPr>
      </w:pPr>
      <w:hyperlink w:anchor="_Toc511055712" w:history="1">
        <w:r w:rsidRPr="0076629C">
          <w:rPr>
            <w:rStyle w:val="Hyperlink"/>
            <w:noProof/>
          </w:rPr>
          <w:t>Appendices</w:t>
        </w:r>
        <w:r>
          <w:rPr>
            <w:noProof/>
            <w:webHidden/>
          </w:rPr>
          <w:tab/>
        </w:r>
        <w:r>
          <w:rPr>
            <w:noProof/>
            <w:webHidden/>
          </w:rPr>
          <w:fldChar w:fldCharType="begin"/>
        </w:r>
        <w:r>
          <w:rPr>
            <w:noProof/>
            <w:webHidden/>
          </w:rPr>
          <w:instrText xml:space="preserve"> PAGEREF _Toc511055712 \h </w:instrText>
        </w:r>
        <w:r>
          <w:rPr>
            <w:noProof/>
            <w:webHidden/>
          </w:rPr>
        </w:r>
        <w:r>
          <w:rPr>
            <w:noProof/>
            <w:webHidden/>
          </w:rPr>
          <w:fldChar w:fldCharType="separate"/>
        </w:r>
        <w:r>
          <w:rPr>
            <w:noProof/>
            <w:webHidden/>
          </w:rPr>
          <w:t>28</w:t>
        </w:r>
        <w:r>
          <w:rPr>
            <w:noProof/>
            <w:webHidden/>
          </w:rPr>
          <w:fldChar w:fldCharType="end"/>
        </w:r>
      </w:hyperlink>
    </w:p>
    <w:p w14:paraId="3ED217CF" w14:textId="40EE7932" w:rsidR="00BC16D4" w:rsidRDefault="00BC16D4" w:rsidP="00BC16D4">
      <w:pPr>
        <w:pStyle w:val="TOC2"/>
        <w:rPr>
          <w:rFonts w:asciiTheme="minorHAnsi" w:eastAsiaTheme="minorEastAsia" w:hAnsiTheme="minorHAnsi" w:cstheme="minorBidi"/>
          <w:noProof/>
          <w:sz w:val="22"/>
          <w:szCs w:val="22"/>
          <w:lang w:val="en-CA" w:eastAsia="zh-CN"/>
        </w:rPr>
      </w:pPr>
      <w:hyperlink w:anchor="_Toc511055713" w:history="1">
        <w:r w:rsidRPr="0076629C">
          <w:rPr>
            <w:rStyle w:val="Hyperlink"/>
            <w:noProof/>
          </w:rPr>
          <w:t>A-1 sample dataset</w:t>
        </w:r>
        <w:r>
          <w:rPr>
            <w:noProof/>
            <w:webHidden/>
          </w:rPr>
          <w:tab/>
        </w:r>
        <w:r>
          <w:rPr>
            <w:noProof/>
            <w:webHidden/>
          </w:rPr>
          <w:fldChar w:fldCharType="begin"/>
        </w:r>
        <w:r>
          <w:rPr>
            <w:noProof/>
            <w:webHidden/>
          </w:rPr>
          <w:instrText xml:space="preserve"> PAGEREF _Toc511055713 \h </w:instrText>
        </w:r>
        <w:r>
          <w:rPr>
            <w:noProof/>
            <w:webHidden/>
          </w:rPr>
        </w:r>
        <w:r>
          <w:rPr>
            <w:noProof/>
            <w:webHidden/>
          </w:rPr>
          <w:fldChar w:fldCharType="separate"/>
        </w:r>
        <w:r>
          <w:rPr>
            <w:noProof/>
            <w:webHidden/>
          </w:rPr>
          <w:t>28</w:t>
        </w:r>
        <w:r>
          <w:rPr>
            <w:noProof/>
            <w:webHidden/>
          </w:rPr>
          <w:fldChar w:fldCharType="end"/>
        </w:r>
      </w:hyperlink>
    </w:p>
    <w:p w14:paraId="1CE82FA0" w14:textId="4B230129" w:rsidR="00BC16D4" w:rsidRDefault="00BC16D4" w:rsidP="00BC16D4">
      <w:pPr>
        <w:pStyle w:val="TOC2"/>
        <w:rPr>
          <w:rFonts w:asciiTheme="minorHAnsi" w:eastAsiaTheme="minorEastAsia" w:hAnsiTheme="minorHAnsi" w:cstheme="minorBidi"/>
          <w:noProof/>
          <w:sz w:val="22"/>
          <w:szCs w:val="22"/>
          <w:lang w:val="en-CA" w:eastAsia="zh-CN"/>
        </w:rPr>
      </w:pPr>
      <w:hyperlink w:anchor="_Toc511055714" w:history="1">
        <w:r w:rsidRPr="0076629C">
          <w:rPr>
            <w:rStyle w:val="Hyperlink"/>
            <w:noProof/>
          </w:rPr>
          <w:t>A-2 Sample Codes</w:t>
        </w:r>
        <w:r>
          <w:rPr>
            <w:noProof/>
            <w:webHidden/>
          </w:rPr>
          <w:tab/>
        </w:r>
        <w:r>
          <w:rPr>
            <w:noProof/>
            <w:webHidden/>
          </w:rPr>
          <w:fldChar w:fldCharType="begin"/>
        </w:r>
        <w:r>
          <w:rPr>
            <w:noProof/>
            <w:webHidden/>
          </w:rPr>
          <w:instrText xml:space="preserve"> PAGEREF _Toc511055714 \h </w:instrText>
        </w:r>
        <w:r>
          <w:rPr>
            <w:noProof/>
            <w:webHidden/>
          </w:rPr>
        </w:r>
        <w:r>
          <w:rPr>
            <w:noProof/>
            <w:webHidden/>
          </w:rPr>
          <w:fldChar w:fldCharType="separate"/>
        </w:r>
        <w:r>
          <w:rPr>
            <w:noProof/>
            <w:webHidden/>
          </w:rPr>
          <w:t>28</w:t>
        </w:r>
        <w:r>
          <w:rPr>
            <w:noProof/>
            <w:webHidden/>
          </w:rPr>
          <w:fldChar w:fldCharType="end"/>
        </w:r>
      </w:hyperlink>
    </w:p>
    <w:p w14:paraId="7C079D2C" w14:textId="77777777" w:rsidR="00661428" w:rsidRDefault="00661428" w:rsidP="00661428">
      <w:r>
        <w:fldChar w:fldCharType="end"/>
      </w:r>
    </w:p>
    <w:p w14:paraId="4B25A3E2" w14:textId="77777777" w:rsidR="00661428" w:rsidRDefault="00661428" w:rsidP="00661428">
      <w:bookmarkStart w:id="1" w:name="_GoBack"/>
      <w:bookmarkEnd w:id="1"/>
    </w:p>
    <w:p w14:paraId="7E0CFB86" w14:textId="77777777" w:rsidR="00661428" w:rsidRDefault="00661428">
      <w:r>
        <w:br w:type="page"/>
      </w:r>
    </w:p>
    <w:p w14:paraId="531A4F7F" w14:textId="77777777" w:rsidR="00661428" w:rsidRPr="00183D16" w:rsidRDefault="00DC38CC" w:rsidP="00661428">
      <w:pPr>
        <w:pStyle w:val="Heading1"/>
      </w:pPr>
      <w:bookmarkStart w:id="2" w:name="_Toc511055699"/>
      <w:r>
        <w:lastRenderedPageBreak/>
        <w:t>Project Overview</w:t>
      </w:r>
      <w:bookmarkEnd w:id="2"/>
    </w:p>
    <w:p w14:paraId="336892E1" w14:textId="77777777" w:rsidR="00A61D4A" w:rsidRDefault="00DC38CC" w:rsidP="00661428">
      <w:r>
        <w:t xml:space="preserve">Our </w:t>
      </w:r>
      <w:r w:rsidR="00A61D4A">
        <w:t>team</w:t>
      </w:r>
      <w:r>
        <w:t xml:space="preserve"> analyzed the Canadian car accident data from 1999 to 2014</w:t>
      </w:r>
      <w:r w:rsidR="00A61D4A">
        <w:t xml:space="preserve"> (obtained from Kaggle)</w:t>
      </w:r>
      <w:r>
        <w:t xml:space="preserve">, and gained some insight from it.  </w:t>
      </w:r>
    </w:p>
    <w:p w14:paraId="4DD7901D" w14:textId="77777777" w:rsidR="00375E63" w:rsidRDefault="00A61D4A" w:rsidP="00661428">
      <w:r>
        <w:t>Our team create</w:t>
      </w:r>
      <w:r w:rsidR="00375E63">
        <w:t>d</w:t>
      </w:r>
      <w:r>
        <w:t xml:space="preserve"> an open repository on </w:t>
      </w:r>
      <w:hyperlink r:id="rId7" w:history="1">
        <w:r w:rsidRPr="00AD5744">
          <w:rPr>
            <w:rStyle w:val="Hyperlink"/>
          </w:rPr>
          <w:t>GitHub</w:t>
        </w:r>
      </w:hyperlink>
      <w:r>
        <w:t xml:space="preserve">, </w:t>
      </w:r>
      <w:r w:rsidR="00375E63">
        <w:t xml:space="preserve">including all project background information, codes (in Jupyter Note Book format) </w:t>
      </w:r>
      <w:r>
        <w:t xml:space="preserve">and </w:t>
      </w:r>
      <w:r w:rsidR="00375E63">
        <w:t>reports for easy collaboration and tracking changes between team members.</w:t>
      </w:r>
    </w:p>
    <w:p w14:paraId="61C08239" w14:textId="77777777" w:rsidR="00C62387" w:rsidRDefault="00375E63" w:rsidP="00661428">
      <w:r>
        <w:t>W</w:t>
      </w:r>
      <w:r w:rsidR="00DC38CC">
        <w:t xml:space="preserve">e provided some suggestions based on </w:t>
      </w:r>
      <w:r>
        <w:t>our analysis at the end</w:t>
      </w:r>
      <w:r w:rsidR="00DC38CC">
        <w:t>,</w:t>
      </w:r>
      <w:r>
        <w:t xml:space="preserve"> hope which could be helpful to</w:t>
      </w:r>
      <w:r w:rsidR="00DC38CC">
        <w:t xml:space="preserve"> the audience </w:t>
      </w:r>
      <w:r>
        <w:t>for</w:t>
      </w:r>
      <w:r w:rsidR="00DC38CC">
        <w:t xml:space="preserve"> </w:t>
      </w:r>
      <w:r w:rsidR="00DE0F2B">
        <w:t>avoid</w:t>
      </w:r>
      <w:r>
        <w:t>ing</w:t>
      </w:r>
      <w:r w:rsidR="00DE0F2B">
        <w:t xml:space="preserve"> high risk </w:t>
      </w:r>
      <w:r>
        <w:t>driving conditions in the future.</w:t>
      </w:r>
    </w:p>
    <w:p w14:paraId="3150AECF" w14:textId="77777777" w:rsidR="00685BCD" w:rsidRDefault="00685BCD"/>
    <w:p w14:paraId="7F4EF677" w14:textId="77777777" w:rsidR="00685BCD" w:rsidRDefault="00685BCD"/>
    <w:p w14:paraId="13522713" w14:textId="77777777" w:rsidR="00DC38CC" w:rsidRDefault="00DC38CC" w:rsidP="00DC38CC">
      <w:pPr>
        <w:pStyle w:val="Heading1"/>
      </w:pPr>
      <w:bookmarkStart w:id="3" w:name="_Toc511055700"/>
      <w:r w:rsidRPr="00661428">
        <w:t>Data Preparation</w:t>
      </w:r>
      <w:bookmarkEnd w:id="3"/>
    </w:p>
    <w:p w14:paraId="51B1B07C" w14:textId="77777777" w:rsidR="00DC38CC" w:rsidRDefault="00DE0F2B" w:rsidP="00DC38CC">
      <w:r>
        <w:t xml:space="preserve">Project group utilized the data from Kaggle, </w:t>
      </w:r>
      <w:r w:rsidR="00B95355">
        <w:t>a</w:t>
      </w:r>
      <w:r w:rsidR="00972A17">
        <w:t>n open</w:t>
      </w:r>
      <w:r w:rsidR="00652486">
        <w:t xml:space="preserve"> platform </w:t>
      </w:r>
      <w:r w:rsidR="00972A17">
        <w:t>hosting a lot of real world data sets for predictive modeling and analytics competition.  After sense check and cleansing of the data, our team members manipulated the datasets for individual analysis respectively.</w:t>
      </w:r>
    </w:p>
    <w:p w14:paraId="28CC61CF" w14:textId="77777777" w:rsidR="00DC38CC" w:rsidRPr="00FB5501" w:rsidRDefault="00DC38CC" w:rsidP="00DC38CC">
      <w:pPr>
        <w:pStyle w:val="Heading2"/>
        <w:numPr>
          <w:ilvl w:val="0"/>
          <w:numId w:val="0"/>
        </w:numPr>
      </w:pPr>
      <w:bookmarkStart w:id="4" w:name="_Toc511055701"/>
      <w:r w:rsidRPr="00C62387">
        <w:t xml:space="preserve">What was </w:t>
      </w:r>
      <w:r>
        <w:t>the</w:t>
      </w:r>
      <w:r w:rsidRPr="00C62387">
        <w:t xml:space="preserve"> data source</w:t>
      </w:r>
      <w:r>
        <w:t>?</w:t>
      </w:r>
      <w:bookmarkEnd w:id="4"/>
    </w:p>
    <w:p w14:paraId="43D11718" w14:textId="77777777" w:rsidR="0064238A" w:rsidRDefault="00972A17" w:rsidP="00DC38CC">
      <w:pPr>
        <w:rPr>
          <w:lang w:val="en-US"/>
        </w:rPr>
      </w:pPr>
      <w:r>
        <w:rPr>
          <w:lang w:val="en-US"/>
        </w:rPr>
        <w:t xml:space="preserve">The data source is </w:t>
      </w:r>
      <w:r w:rsidR="0034428C">
        <w:rPr>
          <w:lang w:val="en-US"/>
        </w:rPr>
        <w:t xml:space="preserve">from an open dataset hosted on Kaggle: </w:t>
      </w:r>
      <w:hyperlink r:id="rId8" w:history="1">
        <w:r w:rsidR="0034428C">
          <w:rPr>
            <w:rStyle w:val="Hyperlink"/>
            <w:lang w:val="en-US"/>
          </w:rPr>
          <w:t>Canadian Car Accidents 1999</w:t>
        </w:r>
        <w:r w:rsidR="0034428C" w:rsidRPr="0034428C">
          <w:rPr>
            <w:rStyle w:val="Hyperlink"/>
            <w:lang w:val="en-US"/>
          </w:rPr>
          <w:t>-2014</w:t>
        </w:r>
      </w:hyperlink>
      <w:r w:rsidR="0034428C">
        <w:rPr>
          <w:lang w:val="en-US"/>
        </w:rPr>
        <w:t xml:space="preserve">.  While the </w:t>
      </w:r>
      <w:hyperlink r:id="rId9" w:history="1">
        <w:r w:rsidR="0034428C" w:rsidRPr="0034428C">
          <w:rPr>
            <w:rStyle w:val="Hyperlink"/>
            <w:lang w:val="en-US"/>
          </w:rPr>
          <w:t>full dataset</w:t>
        </w:r>
      </w:hyperlink>
      <w:r w:rsidR="0034428C">
        <w:rPr>
          <w:lang w:val="en-US"/>
        </w:rPr>
        <w:t xml:space="preserve"> </w:t>
      </w:r>
      <w:r w:rsidR="00EC42B6">
        <w:rPr>
          <w:lang w:val="en-US"/>
        </w:rPr>
        <w:t xml:space="preserve">is provided in CSV file (including header), which </w:t>
      </w:r>
      <w:r w:rsidR="0034428C">
        <w:rPr>
          <w:lang w:val="en-US"/>
        </w:rPr>
        <w:t xml:space="preserve">includes about 6 million records (15 years’ car collisions registered in Canada from 1999 to 2014), a </w:t>
      </w:r>
      <w:hyperlink r:id="rId10" w:history="1">
        <w:r w:rsidR="0034428C" w:rsidRPr="0034428C">
          <w:rPr>
            <w:rStyle w:val="Hyperlink"/>
            <w:lang w:val="en-US"/>
          </w:rPr>
          <w:t>pdf file</w:t>
        </w:r>
      </w:hyperlink>
      <w:r w:rsidR="0034428C">
        <w:rPr>
          <w:lang w:val="en-US"/>
        </w:rPr>
        <w:t xml:space="preserve"> provided the data dictionary.</w:t>
      </w:r>
      <w:r w:rsidR="00EC42B6">
        <w:rPr>
          <w:lang w:val="en-US"/>
        </w:rPr>
        <w:t xml:space="preserve">  Each line of the dataset provide one registered collision record of one person involved in one collision, and t</w:t>
      </w:r>
      <w:r w:rsidR="0034428C">
        <w:rPr>
          <w:lang w:val="en-US"/>
        </w:rPr>
        <w:t>here are 22 columns in the datasets, including</w:t>
      </w:r>
      <w:r w:rsidR="0064238A">
        <w:rPr>
          <w:lang w:val="en-US"/>
        </w:rPr>
        <w:t>:</w:t>
      </w:r>
    </w:p>
    <w:p w14:paraId="476FC5D7" w14:textId="77777777" w:rsidR="0064238A" w:rsidRDefault="0064238A" w:rsidP="0064238A">
      <w:pPr>
        <w:numPr>
          <w:ilvl w:val="0"/>
          <w:numId w:val="3"/>
        </w:numPr>
        <w:spacing w:after="0" w:line="240" w:lineRule="auto"/>
        <w:rPr>
          <w:lang w:val="en-US"/>
        </w:rPr>
      </w:pPr>
      <w:r>
        <w:rPr>
          <w:lang w:val="en-US"/>
        </w:rPr>
        <w:t>C</w:t>
      </w:r>
      <w:r w:rsidRPr="0064238A">
        <w:t>ollision</w:t>
      </w:r>
      <w:r w:rsidR="0034428C">
        <w:rPr>
          <w:lang w:val="en-US"/>
        </w:rPr>
        <w:t xml:space="preserve"> level data elements (</w:t>
      </w:r>
      <w:commentRangeStart w:id="5"/>
      <w:r w:rsidR="0034428C" w:rsidRPr="0064238A">
        <w:rPr>
          <w:b/>
          <w:i/>
          <w:lang w:val="en-US"/>
        </w:rPr>
        <w:t>year</w:t>
      </w:r>
      <w:commentRangeEnd w:id="5"/>
      <w:r w:rsidR="003E3176">
        <w:rPr>
          <w:rStyle w:val="CommentReference"/>
        </w:rPr>
        <w:commentReference w:id="5"/>
      </w:r>
      <w:r w:rsidR="0034428C" w:rsidRPr="0064238A">
        <w:rPr>
          <w:lang w:val="en-US"/>
        </w:rPr>
        <w:t xml:space="preserve">, </w:t>
      </w:r>
      <w:r w:rsidR="0034428C" w:rsidRPr="0064238A">
        <w:rPr>
          <w:b/>
          <w:i/>
          <w:lang w:val="en-US"/>
        </w:rPr>
        <w:t>month</w:t>
      </w:r>
      <w:r w:rsidRPr="0064238A">
        <w:rPr>
          <w:lang w:val="en-US"/>
        </w:rPr>
        <w:t xml:space="preserve">, </w:t>
      </w:r>
      <w:r w:rsidR="0034428C" w:rsidRPr="0064238A">
        <w:rPr>
          <w:b/>
          <w:i/>
          <w:lang w:val="en-US"/>
        </w:rPr>
        <w:t>day of week</w:t>
      </w:r>
      <w:r w:rsidRPr="0064238A">
        <w:rPr>
          <w:lang w:val="en-US"/>
        </w:rPr>
        <w:t xml:space="preserve">, </w:t>
      </w:r>
      <w:r w:rsidR="0034428C" w:rsidRPr="0064238A">
        <w:rPr>
          <w:b/>
          <w:i/>
          <w:lang w:val="en-US"/>
        </w:rPr>
        <w:t xml:space="preserve">collision </w:t>
      </w:r>
      <w:r w:rsidRPr="0064238A">
        <w:rPr>
          <w:b/>
          <w:i/>
          <w:lang w:val="en-US"/>
        </w:rPr>
        <w:t>hour</w:t>
      </w:r>
      <w:r w:rsidRPr="0064238A">
        <w:rPr>
          <w:lang w:val="en-US"/>
        </w:rPr>
        <w:t xml:space="preserve">, </w:t>
      </w:r>
      <w:r w:rsidRPr="0064238A">
        <w:rPr>
          <w:b/>
          <w:i/>
          <w:lang w:val="en-US"/>
        </w:rPr>
        <w:t>collision severity</w:t>
      </w:r>
      <w:r w:rsidRPr="0064238A">
        <w:rPr>
          <w:lang w:val="en-US"/>
        </w:rPr>
        <w:t xml:space="preserve">, </w:t>
      </w:r>
      <w:r w:rsidRPr="0064238A">
        <w:rPr>
          <w:b/>
          <w:i/>
          <w:lang w:val="en-US"/>
        </w:rPr>
        <w:t>number of vehicles involved in collision</w:t>
      </w:r>
      <w:r w:rsidRPr="0064238A">
        <w:rPr>
          <w:lang w:val="en-US"/>
        </w:rPr>
        <w:t xml:space="preserve">, </w:t>
      </w:r>
      <w:r w:rsidRPr="0064238A">
        <w:rPr>
          <w:b/>
          <w:i/>
          <w:lang w:val="en-US"/>
        </w:rPr>
        <w:t>collision configuration</w:t>
      </w:r>
      <w:r w:rsidRPr="0064238A">
        <w:rPr>
          <w:lang w:val="en-US"/>
        </w:rPr>
        <w:t xml:space="preserve">, </w:t>
      </w:r>
      <w:r w:rsidRPr="0064238A">
        <w:rPr>
          <w:b/>
          <w:i/>
          <w:lang w:val="en-US"/>
        </w:rPr>
        <w:t>roadway configuration</w:t>
      </w:r>
      <w:r w:rsidRPr="0064238A">
        <w:rPr>
          <w:lang w:val="en-US"/>
        </w:rPr>
        <w:t xml:space="preserve">, </w:t>
      </w:r>
      <w:r w:rsidRPr="0064238A">
        <w:rPr>
          <w:b/>
          <w:i/>
          <w:lang w:val="en-US"/>
        </w:rPr>
        <w:t>weather condition</w:t>
      </w:r>
      <w:r w:rsidRPr="0064238A">
        <w:rPr>
          <w:lang w:val="en-US"/>
        </w:rPr>
        <w:t xml:space="preserve">, </w:t>
      </w:r>
      <w:r w:rsidRPr="0064238A">
        <w:rPr>
          <w:b/>
          <w:i/>
          <w:lang w:val="en-US"/>
        </w:rPr>
        <w:t>road surface</w:t>
      </w:r>
      <w:r w:rsidRPr="0064238A">
        <w:rPr>
          <w:lang w:val="en-US"/>
        </w:rPr>
        <w:t xml:space="preserve">, </w:t>
      </w:r>
      <w:r w:rsidRPr="0064238A">
        <w:rPr>
          <w:b/>
          <w:i/>
          <w:lang w:val="en-US"/>
        </w:rPr>
        <w:t>road alignment</w:t>
      </w:r>
      <w:r w:rsidRPr="0064238A">
        <w:rPr>
          <w:lang w:val="en-US"/>
        </w:rPr>
        <w:t xml:space="preserve">, and </w:t>
      </w:r>
      <w:r w:rsidRPr="0064238A">
        <w:rPr>
          <w:b/>
          <w:i/>
          <w:lang w:val="en-US"/>
        </w:rPr>
        <w:t>traffic control</w:t>
      </w:r>
      <w:r w:rsidR="0034428C">
        <w:rPr>
          <w:lang w:val="en-US"/>
        </w:rPr>
        <w:t>)</w:t>
      </w:r>
      <w:r>
        <w:rPr>
          <w:lang w:val="en-US"/>
        </w:rPr>
        <w:t>;</w:t>
      </w:r>
    </w:p>
    <w:p w14:paraId="2605A5F2" w14:textId="77777777" w:rsidR="0064238A" w:rsidRDefault="0064238A" w:rsidP="0064238A">
      <w:pPr>
        <w:numPr>
          <w:ilvl w:val="0"/>
          <w:numId w:val="3"/>
        </w:numPr>
        <w:spacing w:after="0" w:line="240" w:lineRule="auto"/>
        <w:rPr>
          <w:lang w:val="en-US"/>
        </w:rPr>
      </w:pPr>
      <w:r>
        <w:rPr>
          <w:lang w:val="en-US"/>
        </w:rPr>
        <w:t>V</w:t>
      </w:r>
      <w:r w:rsidRPr="0064238A">
        <w:rPr>
          <w:lang w:val="en-US"/>
        </w:rPr>
        <w:t>ehicle level data elements (</w:t>
      </w:r>
      <w:r w:rsidRPr="0064238A">
        <w:rPr>
          <w:b/>
          <w:i/>
          <w:lang w:val="en-US"/>
        </w:rPr>
        <w:t>vehicle sequence number</w:t>
      </w:r>
      <w:r w:rsidRPr="0064238A">
        <w:rPr>
          <w:lang w:val="en-US"/>
        </w:rPr>
        <w:t xml:space="preserve">, </w:t>
      </w:r>
      <w:r w:rsidRPr="0064238A">
        <w:rPr>
          <w:b/>
          <w:i/>
          <w:lang w:val="en-US"/>
        </w:rPr>
        <w:t>vehicle type</w:t>
      </w:r>
      <w:r w:rsidRPr="0064238A">
        <w:rPr>
          <w:lang w:val="en-US"/>
        </w:rPr>
        <w:t xml:space="preserve">, and </w:t>
      </w:r>
      <w:r w:rsidRPr="0064238A">
        <w:rPr>
          <w:b/>
          <w:i/>
          <w:lang w:val="en-US"/>
        </w:rPr>
        <w:t>vehicle model year</w:t>
      </w:r>
      <w:r w:rsidRPr="0064238A">
        <w:rPr>
          <w:lang w:val="en-US"/>
        </w:rPr>
        <w:t>)</w:t>
      </w:r>
      <w:r>
        <w:rPr>
          <w:lang w:val="en-US"/>
        </w:rPr>
        <w:t>; and</w:t>
      </w:r>
    </w:p>
    <w:p w14:paraId="41BBEA6A" w14:textId="77777777" w:rsidR="00972A17" w:rsidRDefault="0064238A" w:rsidP="0064238A">
      <w:pPr>
        <w:numPr>
          <w:ilvl w:val="0"/>
          <w:numId w:val="3"/>
        </w:numPr>
        <w:spacing w:after="0" w:line="240" w:lineRule="auto"/>
        <w:rPr>
          <w:lang w:val="en-US"/>
        </w:rPr>
      </w:pPr>
      <w:r w:rsidRPr="0064238A">
        <w:rPr>
          <w:lang w:val="en-US"/>
        </w:rPr>
        <w:t>Person level data elements (</w:t>
      </w:r>
      <w:r w:rsidRPr="0064238A">
        <w:rPr>
          <w:b/>
          <w:i/>
          <w:lang w:val="en-US"/>
        </w:rPr>
        <w:t>person sequence number</w:t>
      </w:r>
      <w:r w:rsidRPr="0064238A">
        <w:rPr>
          <w:lang w:val="en-US"/>
        </w:rPr>
        <w:t xml:space="preserve">, </w:t>
      </w:r>
      <w:r w:rsidRPr="0064238A">
        <w:rPr>
          <w:b/>
          <w:i/>
          <w:lang w:val="en-US"/>
        </w:rPr>
        <w:t>person sex</w:t>
      </w:r>
      <w:r w:rsidRPr="0064238A">
        <w:rPr>
          <w:lang w:val="en-US"/>
        </w:rPr>
        <w:t xml:space="preserve">, </w:t>
      </w:r>
      <w:r w:rsidRPr="0064238A">
        <w:rPr>
          <w:b/>
          <w:i/>
          <w:lang w:val="en-US"/>
        </w:rPr>
        <w:t>person age</w:t>
      </w:r>
      <w:r w:rsidRPr="0064238A">
        <w:rPr>
          <w:lang w:val="en-US"/>
        </w:rPr>
        <w:t xml:space="preserve">, </w:t>
      </w:r>
      <w:r w:rsidRPr="0064238A">
        <w:rPr>
          <w:b/>
          <w:i/>
          <w:lang w:val="en-US"/>
        </w:rPr>
        <w:t>person position</w:t>
      </w:r>
      <w:r w:rsidRPr="0064238A">
        <w:rPr>
          <w:lang w:val="en-US"/>
        </w:rPr>
        <w:t xml:space="preserve">, </w:t>
      </w:r>
      <w:r w:rsidRPr="0064238A">
        <w:rPr>
          <w:b/>
          <w:i/>
          <w:lang w:val="en-US"/>
        </w:rPr>
        <w:t>medical treatment required</w:t>
      </w:r>
      <w:r w:rsidRPr="0064238A">
        <w:rPr>
          <w:lang w:val="en-US"/>
        </w:rPr>
        <w:t xml:space="preserve">, </w:t>
      </w:r>
      <w:r w:rsidRPr="0064238A">
        <w:rPr>
          <w:b/>
          <w:i/>
          <w:lang w:val="en-US"/>
        </w:rPr>
        <w:t>safety device used</w:t>
      </w:r>
      <w:r w:rsidRPr="0064238A">
        <w:rPr>
          <w:lang w:val="en-US"/>
        </w:rPr>
        <w:t>, and</w:t>
      </w:r>
      <w:r w:rsidRPr="0064238A">
        <w:rPr>
          <w:b/>
          <w:i/>
          <w:lang w:val="en-US"/>
        </w:rPr>
        <w:t xml:space="preserve"> road user class</w:t>
      </w:r>
      <w:r w:rsidRPr="0064238A">
        <w:rPr>
          <w:lang w:val="en-US"/>
        </w:rPr>
        <w:t>).</w:t>
      </w:r>
    </w:p>
    <w:p w14:paraId="611CB282" w14:textId="77777777" w:rsidR="009E6222" w:rsidRPr="0064238A" w:rsidRDefault="009E6222" w:rsidP="009E6222">
      <w:pPr>
        <w:spacing w:after="0" w:line="240" w:lineRule="auto"/>
        <w:ind w:left="576"/>
        <w:rPr>
          <w:lang w:val="en-US"/>
        </w:rPr>
      </w:pPr>
    </w:p>
    <w:p w14:paraId="24F90270" w14:textId="77777777" w:rsidR="00C62387" w:rsidRPr="00FB5501" w:rsidRDefault="00C62387" w:rsidP="00C62387">
      <w:pPr>
        <w:pStyle w:val="Heading2"/>
        <w:numPr>
          <w:ilvl w:val="0"/>
          <w:numId w:val="0"/>
        </w:numPr>
      </w:pPr>
      <w:bookmarkStart w:id="6" w:name="_Toc511055702"/>
      <w:r w:rsidRPr="00C62387">
        <w:t>How good was the data quality?</w:t>
      </w:r>
      <w:bookmarkEnd w:id="6"/>
    </w:p>
    <w:p w14:paraId="7FDF5B06" w14:textId="77777777" w:rsidR="0064238A" w:rsidRDefault="0064238A" w:rsidP="00C62387">
      <w:pPr>
        <w:rPr>
          <w:lang w:val="en-US"/>
        </w:rPr>
      </w:pPr>
      <w:r>
        <w:rPr>
          <w:lang w:val="en-US"/>
        </w:rPr>
        <w:t xml:space="preserve">The dataset is generally in good shape, including several missing numbers, and some unknown or not applicable data, which is well defined in the data dictionary.  As an example, </w:t>
      </w:r>
      <w:r w:rsidR="009E6222">
        <w:rPr>
          <w:lang w:val="en-US"/>
        </w:rPr>
        <w:t xml:space="preserve">besides </w:t>
      </w:r>
      <w:r>
        <w:rPr>
          <w:lang w:val="en-US"/>
        </w:rPr>
        <w:t>the</w:t>
      </w:r>
      <w:r w:rsidR="009E6222">
        <w:rPr>
          <w:lang w:val="en-US"/>
        </w:rPr>
        <w:t xml:space="preserve"> 17 vehicle types defined in </w:t>
      </w:r>
      <w:r w:rsidR="009E6222" w:rsidRPr="0064238A">
        <w:rPr>
          <w:b/>
          <w:i/>
          <w:lang w:val="en-US"/>
        </w:rPr>
        <w:t>vehicle type</w:t>
      </w:r>
      <w:r w:rsidR="009E6222">
        <w:rPr>
          <w:lang w:val="en-US"/>
        </w:rPr>
        <w:t xml:space="preserve"> (number in string), there are other four possible values:</w:t>
      </w:r>
    </w:p>
    <w:p w14:paraId="36B3FB4D" w14:textId="77777777" w:rsidR="00C62387" w:rsidRDefault="009E6222" w:rsidP="00C62387">
      <w:pPr>
        <w:numPr>
          <w:ilvl w:val="0"/>
          <w:numId w:val="3"/>
        </w:numPr>
        <w:spacing w:after="0" w:line="240" w:lineRule="auto"/>
      </w:pPr>
      <w:r>
        <w:t>‘NN’</w:t>
      </w:r>
      <w:r>
        <w:tab/>
        <w:t>not applicable, e.g., “dummy” vehicle record created for the pedestrian;</w:t>
      </w:r>
    </w:p>
    <w:p w14:paraId="31BC9835" w14:textId="77777777" w:rsidR="00C62387" w:rsidRDefault="009E6222" w:rsidP="00C62387">
      <w:pPr>
        <w:numPr>
          <w:ilvl w:val="0"/>
          <w:numId w:val="3"/>
        </w:numPr>
        <w:spacing w:after="0" w:line="240" w:lineRule="auto"/>
      </w:pPr>
      <w:r>
        <w:t>‘QQ’</w:t>
      </w:r>
      <w:r>
        <w:tab/>
        <w:t>choice other than defined vehicle types;</w:t>
      </w:r>
    </w:p>
    <w:p w14:paraId="2B27FDED" w14:textId="77777777" w:rsidR="00C62387" w:rsidRDefault="009E6222" w:rsidP="00C62387">
      <w:pPr>
        <w:numPr>
          <w:ilvl w:val="0"/>
          <w:numId w:val="3"/>
        </w:numPr>
        <w:spacing w:after="0" w:line="240" w:lineRule="auto"/>
      </w:pPr>
      <w:r>
        <w:t>‘UU’</w:t>
      </w:r>
      <w:r>
        <w:tab/>
        <w:t>unknown values; and</w:t>
      </w:r>
    </w:p>
    <w:p w14:paraId="38452A51" w14:textId="77777777" w:rsidR="00C62387" w:rsidRDefault="009E6222" w:rsidP="00C62387">
      <w:pPr>
        <w:numPr>
          <w:ilvl w:val="0"/>
          <w:numId w:val="3"/>
        </w:numPr>
        <w:spacing w:after="0" w:line="240" w:lineRule="auto"/>
      </w:pPr>
      <w:r>
        <w:t>‘XX’</w:t>
      </w:r>
      <w:r>
        <w:tab/>
        <w:t>jurisdiction does not provide the data.</w:t>
      </w:r>
    </w:p>
    <w:p w14:paraId="50752843" w14:textId="77777777" w:rsidR="009E6222" w:rsidRDefault="009E6222" w:rsidP="009E6222">
      <w:pPr>
        <w:spacing w:after="0" w:line="240" w:lineRule="auto"/>
        <w:ind w:left="576"/>
      </w:pPr>
    </w:p>
    <w:p w14:paraId="39966D14" w14:textId="77777777" w:rsidR="00C62387" w:rsidRDefault="009E6222" w:rsidP="00661428">
      <w:r>
        <w:t xml:space="preserve">Also, the data provided </w:t>
      </w:r>
      <w:r>
        <w:rPr>
          <w:b/>
          <w:i/>
        </w:rPr>
        <w:t>day of</w:t>
      </w:r>
      <w:r w:rsidRPr="009E6222">
        <w:rPr>
          <w:b/>
          <w:i/>
        </w:rPr>
        <w:t xml:space="preserve"> week</w:t>
      </w:r>
      <w:r>
        <w:t xml:space="preserve"> instead of </w:t>
      </w:r>
      <w:r w:rsidRPr="008940FA">
        <w:t>date</w:t>
      </w:r>
      <w:r>
        <w:t xml:space="preserve">, </w:t>
      </w:r>
      <w:r w:rsidR="008940FA">
        <w:t>which brought some difficult to the team when trying to put a time series index for analysis (detail in below sections).</w:t>
      </w:r>
    </w:p>
    <w:p w14:paraId="5AE370D4" w14:textId="77777777" w:rsidR="008940FA" w:rsidRDefault="008940FA" w:rsidP="00661428">
      <w:r>
        <w:t>Further, since every data column contains some non-numeric value, pandas treated all columns as strings.  Team has to manipulate them when trying to utilize numeric only features, e.g., scatter plot (detail in below sections).</w:t>
      </w:r>
    </w:p>
    <w:p w14:paraId="626C69AD" w14:textId="77777777" w:rsidR="008940FA" w:rsidRDefault="008940FA" w:rsidP="008940FA">
      <w:pPr>
        <w:spacing w:after="0" w:line="240" w:lineRule="auto"/>
      </w:pPr>
    </w:p>
    <w:p w14:paraId="741F0AEE" w14:textId="77777777" w:rsidR="00C62387" w:rsidRPr="00FB5501" w:rsidRDefault="00A74584" w:rsidP="00C62387">
      <w:pPr>
        <w:pStyle w:val="Heading2"/>
        <w:numPr>
          <w:ilvl w:val="0"/>
          <w:numId w:val="0"/>
        </w:numPr>
      </w:pPr>
      <w:bookmarkStart w:id="7" w:name="_Toc511055703"/>
      <w:r>
        <w:t>How</w:t>
      </w:r>
      <w:r w:rsidR="00C62387" w:rsidRPr="00C62387">
        <w:t xml:space="preserve"> </w:t>
      </w:r>
      <w:r>
        <w:t>we</w:t>
      </w:r>
      <w:r w:rsidR="00C62387" w:rsidRPr="00C62387">
        <w:t xml:space="preserve"> procure</w:t>
      </w:r>
      <w:r>
        <w:t>d source data</w:t>
      </w:r>
      <w:r w:rsidR="00C62387" w:rsidRPr="00C62387">
        <w:t>?</w:t>
      </w:r>
      <w:bookmarkEnd w:id="7"/>
    </w:p>
    <w:p w14:paraId="65F33AAE" w14:textId="77777777" w:rsidR="00EC42B6" w:rsidRDefault="00EC42B6" w:rsidP="00C62387">
      <w:r>
        <w:t xml:space="preserve">Team downloaded the dataset CSV file from the URL mentioned above, use system command to perform some sense check, then used </w:t>
      </w:r>
      <w:commentRangeStart w:id="8"/>
      <w:r w:rsidRPr="00EC42B6">
        <w:rPr>
          <w:i/>
        </w:rPr>
        <w:t>pandas.read_csv</w:t>
      </w:r>
      <w:commentRangeEnd w:id="8"/>
      <w:r w:rsidR="003E3176">
        <w:rPr>
          <w:rStyle w:val="CommentReference"/>
        </w:rPr>
        <w:commentReference w:id="8"/>
      </w:r>
      <w:r>
        <w:t xml:space="preserve"> method </w:t>
      </w:r>
      <w:r w:rsidR="009A34CF">
        <w:t xml:space="preserve">loading the full dataset into a </w:t>
      </w:r>
      <w:ins w:id="9" w:author="Ryan He" w:date="2018-04-09T15:53:00Z">
        <w:r w:rsidR="003E3176">
          <w:rPr>
            <w:i/>
          </w:rPr>
          <w:t>D</w:t>
        </w:r>
      </w:ins>
      <w:del w:id="10" w:author="Ryan He" w:date="2018-04-09T15:53:00Z">
        <w:r w:rsidR="009A34CF" w:rsidRPr="009A34CF" w:rsidDel="003E3176">
          <w:rPr>
            <w:i/>
          </w:rPr>
          <w:delText>d</w:delText>
        </w:r>
      </w:del>
      <w:r w:rsidR="009A34CF" w:rsidRPr="009A34CF">
        <w:rPr>
          <w:i/>
        </w:rPr>
        <w:t>ata</w:t>
      </w:r>
      <w:ins w:id="11" w:author="Ryan He" w:date="2018-04-09T15:53:00Z">
        <w:r w:rsidR="003E3176">
          <w:rPr>
            <w:i/>
          </w:rPr>
          <w:t>F</w:t>
        </w:r>
      </w:ins>
      <w:del w:id="12" w:author="Ryan He" w:date="2018-04-09T15:53:00Z">
        <w:r w:rsidR="009A34CF" w:rsidRPr="009A34CF" w:rsidDel="003E3176">
          <w:rPr>
            <w:i/>
          </w:rPr>
          <w:delText>f</w:delText>
        </w:r>
      </w:del>
      <w:r w:rsidR="009A34CF" w:rsidRPr="009A34CF">
        <w:rPr>
          <w:i/>
        </w:rPr>
        <w:t>rame</w:t>
      </w:r>
      <w:r w:rsidR="009A34CF">
        <w:t xml:space="preserve">.  </w:t>
      </w:r>
      <w:r w:rsidR="0072229E">
        <w:t xml:space="preserve">See Appendix </w:t>
      </w:r>
      <w:commentRangeStart w:id="13"/>
      <w:r w:rsidR="0072229E" w:rsidRPr="0072229E">
        <w:rPr>
          <w:b/>
        </w:rPr>
        <w:t>[A-2.</w:t>
      </w:r>
      <w:ins w:id="14" w:author="Ryan He" w:date="2018-04-09T15:27:00Z">
        <w:r w:rsidR="00E41CED">
          <w:rPr>
            <w:b/>
          </w:rPr>
          <w:t>R</w:t>
        </w:r>
      </w:ins>
      <w:r w:rsidR="0072229E" w:rsidRPr="0072229E">
        <w:rPr>
          <w:b/>
        </w:rPr>
        <w:t>1]</w:t>
      </w:r>
      <w:commentRangeEnd w:id="13"/>
      <w:r w:rsidR="003E3176">
        <w:rPr>
          <w:rStyle w:val="CommentReference"/>
        </w:rPr>
        <w:commentReference w:id="13"/>
      </w:r>
      <w:r w:rsidR="0072229E">
        <w:t>.</w:t>
      </w:r>
    </w:p>
    <w:p w14:paraId="3F1F068B" w14:textId="77777777" w:rsidR="005C5338" w:rsidRDefault="005C5338" w:rsidP="00A74584">
      <w:pPr>
        <w:spacing w:after="0" w:line="240" w:lineRule="auto"/>
      </w:pPr>
    </w:p>
    <w:p w14:paraId="244ADA77" w14:textId="77777777" w:rsidR="00C62387" w:rsidRPr="00FB5501" w:rsidRDefault="00A74584" w:rsidP="00C62387">
      <w:pPr>
        <w:pStyle w:val="Heading2"/>
        <w:numPr>
          <w:ilvl w:val="0"/>
          <w:numId w:val="0"/>
        </w:numPr>
      </w:pPr>
      <w:bookmarkStart w:id="15" w:name="_Toc511055704"/>
      <w:r>
        <w:t>What tools/</w:t>
      </w:r>
      <w:r w:rsidR="00C62387" w:rsidRPr="00C62387">
        <w:t xml:space="preserve">code </w:t>
      </w:r>
      <w:r>
        <w:t>we</w:t>
      </w:r>
      <w:r w:rsidR="00C62387" w:rsidRPr="00C62387">
        <w:t xml:space="preserve"> use</w:t>
      </w:r>
      <w:r>
        <w:t>d</w:t>
      </w:r>
      <w:r w:rsidR="00C62387" w:rsidRPr="00C62387">
        <w:t xml:space="preserve"> to prepare it for analysis?</w:t>
      </w:r>
      <w:bookmarkEnd w:id="15"/>
    </w:p>
    <w:p w14:paraId="66ABC425" w14:textId="77777777" w:rsidR="00C62387" w:rsidRDefault="005A43B5" w:rsidP="00C62387">
      <w:r>
        <w:t>Team was able to perform all the data cleansing and preparation with python.  The general cleansing is including:</w:t>
      </w:r>
    </w:p>
    <w:p w14:paraId="6690B321" w14:textId="77777777" w:rsidR="00C62387" w:rsidRDefault="005A43B5" w:rsidP="00C62387">
      <w:pPr>
        <w:numPr>
          <w:ilvl w:val="0"/>
          <w:numId w:val="3"/>
        </w:numPr>
        <w:spacing w:after="0" w:line="240" w:lineRule="auto"/>
      </w:pPr>
      <w:r>
        <w:t>Non-numeric check for date time related columns;</w:t>
      </w:r>
    </w:p>
    <w:p w14:paraId="5834E436" w14:textId="77777777" w:rsidR="005A43B5" w:rsidRDefault="005A43B5" w:rsidP="00C62387">
      <w:pPr>
        <w:numPr>
          <w:ilvl w:val="0"/>
          <w:numId w:val="3"/>
        </w:numPr>
        <w:spacing w:after="0" w:line="240" w:lineRule="auto"/>
      </w:pPr>
      <w:r>
        <w:t xml:space="preserve">Drop the </w:t>
      </w:r>
      <w:r w:rsidRPr="005A43B5">
        <w:rPr>
          <w:i/>
        </w:rPr>
        <w:t>nan</w:t>
      </w:r>
      <w:r>
        <w:t xml:space="preserve"> values as they represent insignificant samples; and</w:t>
      </w:r>
    </w:p>
    <w:p w14:paraId="0023C2B0" w14:textId="77777777" w:rsidR="005A43B5" w:rsidRDefault="005A43B5" w:rsidP="005A43B5">
      <w:pPr>
        <w:numPr>
          <w:ilvl w:val="0"/>
          <w:numId w:val="3"/>
        </w:numPr>
        <w:spacing w:after="0" w:line="240" w:lineRule="auto"/>
      </w:pPr>
      <w:r>
        <w:t xml:space="preserve">Composed a </w:t>
      </w:r>
      <w:r w:rsidRPr="005A43B5">
        <w:rPr>
          <w:i/>
        </w:rPr>
        <w:t>date</w:t>
      </w:r>
      <w:r>
        <w:t xml:space="preserve"> column from </w:t>
      </w:r>
      <w:r w:rsidRPr="005A43B5">
        <w:rPr>
          <w:b/>
          <w:i/>
        </w:rPr>
        <w:t>year</w:t>
      </w:r>
      <w:r>
        <w:t xml:space="preserve"> and </w:t>
      </w:r>
      <w:r w:rsidRPr="005A43B5">
        <w:rPr>
          <w:b/>
          <w:i/>
        </w:rPr>
        <w:t>month</w:t>
      </w:r>
      <w:r>
        <w:t xml:space="preserve"> information for possible usage in analysis.</w:t>
      </w:r>
    </w:p>
    <w:p w14:paraId="76F08FF5" w14:textId="77777777" w:rsidR="005A43B5" w:rsidRDefault="005A43B5" w:rsidP="005A43B5">
      <w:pPr>
        <w:spacing w:after="0" w:line="240" w:lineRule="auto"/>
      </w:pPr>
    </w:p>
    <w:p w14:paraId="05CFA8CA" w14:textId="77777777" w:rsidR="001B3A71" w:rsidRDefault="001B3A71" w:rsidP="005A43B5">
      <w:pPr>
        <w:spacing w:after="0" w:line="240" w:lineRule="auto"/>
      </w:pPr>
      <w:r>
        <w:t xml:space="preserve">See </w:t>
      </w:r>
      <w:r w:rsidRPr="005A43B5">
        <w:rPr>
          <w:b/>
        </w:rPr>
        <w:t>[</w:t>
      </w:r>
      <w:r>
        <w:rPr>
          <w:b/>
        </w:rPr>
        <w:t>A-2.</w:t>
      </w:r>
      <w:ins w:id="16" w:author="Ryan He" w:date="2018-04-09T15:27:00Z">
        <w:r w:rsidR="00E41CED">
          <w:rPr>
            <w:b/>
          </w:rPr>
          <w:t>R</w:t>
        </w:r>
      </w:ins>
      <w:r>
        <w:rPr>
          <w:b/>
        </w:rPr>
        <w:t>2</w:t>
      </w:r>
      <w:r w:rsidRPr="005A43B5">
        <w:rPr>
          <w:b/>
        </w:rPr>
        <w:t>]</w:t>
      </w:r>
      <w:r w:rsidRPr="005A43B5">
        <w:t xml:space="preserve"> </w:t>
      </w:r>
      <w:r>
        <w:t>for the sample code.</w:t>
      </w:r>
    </w:p>
    <w:p w14:paraId="0A8AF5C6" w14:textId="77777777" w:rsidR="001B3A71" w:rsidRDefault="001B3A71" w:rsidP="005A43B5">
      <w:pPr>
        <w:spacing w:after="0" w:line="240" w:lineRule="auto"/>
      </w:pPr>
    </w:p>
    <w:p w14:paraId="10035CBD" w14:textId="77777777" w:rsidR="005A43B5" w:rsidRPr="001B3A71" w:rsidRDefault="001B3A71" w:rsidP="005A43B5">
      <w:pPr>
        <w:spacing w:after="0" w:line="240" w:lineRule="auto"/>
        <w:rPr>
          <w:sz w:val="18"/>
        </w:rPr>
      </w:pPr>
      <w:r w:rsidRPr="001B3A71">
        <w:rPr>
          <w:sz w:val="18"/>
        </w:rPr>
        <w:t xml:space="preserve">Note: </w:t>
      </w:r>
      <w:r w:rsidR="005A43B5" w:rsidRPr="001B3A71">
        <w:rPr>
          <w:sz w:val="18"/>
        </w:rPr>
        <w:t>Team come</w:t>
      </w:r>
      <w:r w:rsidRPr="001B3A71">
        <w:rPr>
          <w:sz w:val="18"/>
        </w:rPr>
        <w:t>s</w:t>
      </w:r>
      <w:r w:rsidR="005A43B5" w:rsidRPr="001B3A71">
        <w:rPr>
          <w:sz w:val="18"/>
        </w:rPr>
        <w:t xml:space="preserve"> up two different ways t</w:t>
      </w:r>
      <w:r w:rsidRPr="001B3A71">
        <w:rPr>
          <w:sz w:val="18"/>
        </w:rPr>
        <w:t xml:space="preserve">o generate the date column, and decides to use one or another in </w:t>
      </w:r>
      <w:r>
        <w:rPr>
          <w:sz w:val="18"/>
        </w:rPr>
        <w:t>i</w:t>
      </w:r>
      <w:r w:rsidRPr="001B3A71">
        <w:rPr>
          <w:sz w:val="18"/>
        </w:rPr>
        <w:t>ndividual analysis to compare the difference.</w:t>
      </w:r>
      <w:r>
        <w:rPr>
          <w:sz w:val="18"/>
        </w:rPr>
        <w:t xml:space="preserve">  See below for detail.</w:t>
      </w:r>
    </w:p>
    <w:p w14:paraId="6C096DCA" w14:textId="77777777" w:rsidR="005C5338" w:rsidRDefault="005C5338" w:rsidP="00C62387"/>
    <w:p w14:paraId="40C5C1E3" w14:textId="77777777" w:rsidR="00C62387" w:rsidRPr="00C62387" w:rsidRDefault="00C62387" w:rsidP="00C62387">
      <w:pPr>
        <w:pStyle w:val="Heading2"/>
        <w:numPr>
          <w:ilvl w:val="0"/>
          <w:numId w:val="0"/>
        </w:numPr>
        <w:rPr>
          <w:lang w:val="en-CA"/>
        </w:rPr>
      </w:pPr>
      <w:bookmarkStart w:id="17" w:name="_Toc511055705"/>
      <w:r w:rsidRPr="00C62387">
        <w:t xml:space="preserve">What challenges </w:t>
      </w:r>
      <w:r w:rsidR="00A74584">
        <w:t>we were facing</w:t>
      </w:r>
      <w:r w:rsidRPr="00C62387">
        <w:t>?</w:t>
      </w:r>
      <w:bookmarkEnd w:id="17"/>
    </w:p>
    <w:p w14:paraId="7DAC03B1" w14:textId="77777777" w:rsidR="005A43B5" w:rsidRDefault="005A43B5" w:rsidP="00C62387">
      <w:r>
        <w:t>Team experience</w:t>
      </w:r>
      <w:r w:rsidR="001B3A71">
        <w:t>d</w:t>
      </w:r>
      <w:r>
        <w:t xml:space="preserve"> </w:t>
      </w:r>
      <w:r w:rsidR="001B3A71">
        <w:t>following challenges in prepare the data, and overcame them after experiment and discussion:</w:t>
      </w:r>
    </w:p>
    <w:p w14:paraId="4B16A286" w14:textId="77777777" w:rsidR="001B3A71" w:rsidRDefault="001B3A71" w:rsidP="009A44F4">
      <w:pPr>
        <w:numPr>
          <w:ilvl w:val="0"/>
          <w:numId w:val="3"/>
        </w:numPr>
        <w:spacing w:after="0" w:line="240" w:lineRule="auto"/>
      </w:pPr>
      <w:r>
        <w:t xml:space="preserve">The dataset didn’t include a </w:t>
      </w:r>
      <w:r w:rsidRPr="001B3A71">
        <w:rPr>
          <w:b/>
          <w:i/>
        </w:rPr>
        <w:t>date</w:t>
      </w:r>
      <w:r>
        <w:t xml:space="preserve"> but a </w:t>
      </w:r>
      <w:r w:rsidRPr="001B3A71">
        <w:rPr>
          <w:b/>
          <w:i/>
        </w:rPr>
        <w:t>day of week</w:t>
      </w:r>
      <w:r>
        <w:t xml:space="preserve">.  Team decide to combine </w:t>
      </w:r>
      <w:r w:rsidRPr="001B3A71">
        <w:rPr>
          <w:b/>
          <w:i/>
        </w:rPr>
        <w:t>year</w:t>
      </w:r>
      <w:r>
        <w:t xml:space="preserve"> and </w:t>
      </w:r>
      <w:r w:rsidRPr="001B3A71">
        <w:rPr>
          <w:b/>
          <w:i/>
        </w:rPr>
        <w:t>month</w:t>
      </w:r>
      <w:r>
        <w:t xml:space="preserve"> as the date information, but keep the </w:t>
      </w:r>
      <w:r w:rsidRPr="001B3A71">
        <w:rPr>
          <w:b/>
          <w:i/>
        </w:rPr>
        <w:t>day of week</w:t>
      </w:r>
      <w:r>
        <w:t xml:space="preserve"> in its column for certain analysis.</w:t>
      </w:r>
    </w:p>
    <w:p w14:paraId="3E65C705" w14:textId="77777777" w:rsidR="001B3A71" w:rsidRDefault="001B3A71" w:rsidP="009A44F4">
      <w:pPr>
        <w:numPr>
          <w:ilvl w:val="0"/>
          <w:numId w:val="3"/>
        </w:numPr>
        <w:spacing w:after="0" w:line="240" w:lineRule="auto"/>
      </w:pPr>
      <w:r>
        <w:t>All values in dataset are in string type.  Team decide to keep them in general dataset, and change the type when make a cloning slice, and proceed with further analysis accordingly.</w:t>
      </w:r>
    </w:p>
    <w:p w14:paraId="6190EA93" w14:textId="77777777" w:rsidR="00CD3CAF" w:rsidRDefault="00CD3CAF" w:rsidP="00C62387">
      <w:pPr>
        <w:numPr>
          <w:ilvl w:val="0"/>
          <w:numId w:val="3"/>
        </w:numPr>
        <w:spacing w:after="0" w:line="240" w:lineRule="auto"/>
      </w:pPr>
      <w:r>
        <w:t>Considering some unknown values may represent significant samples, and/or bring meaningful insight, team decide to keep them in general dataset, and treat them differently in individual analysis instead.  However, the unknown values in date time columns are dropped, as they represent tiny portion of the data, which is very insignificant and bringing difficulty for most of the analysis.</w:t>
      </w:r>
    </w:p>
    <w:p w14:paraId="0F83E87D" w14:textId="77777777" w:rsidR="00CD3CAF" w:rsidRDefault="00CD3CAF" w:rsidP="009A44F4">
      <w:pPr>
        <w:numPr>
          <w:ilvl w:val="0"/>
          <w:numId w:val="3"/>
        </w:numPr>
        <w:spacing w:after="0" w:line="240" w:lineRule="auto"/>
      </w:pPr>
      <w:r>
        <w:t>Team experiments two different ways to engineering date column, and noted their advantage versus disadvantage.</w:t>
      </w:r>
      <w:r w:rsidR="00A74584">
        <w:t xml:space="preserve">  The </w:t>
      </w:r>
      <w:r w:rsidR="00A74584" w:rsidRPr="00A74584">
        <w:rPr>
          <w:i/>
        </w:rPr>
        <w:t>pandas.DatetimeIndex</w:t>
      </w:r>
      <w:r w:rsidR="00A74584">
        <w:t xml:space="preserve"> method is faster, however the result includes a date of month value ‘1’, which is not accurately represent the collision record;  the </w:t>
      </w:r>
      <w:r w:rsidR="00A74584" w:rsidRPr="00A74584">
        <w:rPr>
          <w:i/>
        </w:rPr>
        <w:t>pandas.PeriodIndex</w:t>
      </w:r>
      <w:r w:rsidR="00A74584">
        <w:t xml:space="preserve"> with ‘M’ frequency </w:t>
      </w:r>
      <w:r w:rsidR="00375E63">
        <w:t xml:space="preserve">accurately </w:t>
      </w:r>
      <w:r w:rsidR="00A74584">
        <w:t xml:space="preserve">shows </w:t>
      </w:r>
      <w:r w:rsidR="00375E63">
        <w:t>the</w:t>
      </w:r>
      <w:r w:rsidR="00A74584">
        <w:t xml:space="preserve"> year and month, </w:t>
      </w:r>
      <w:r w:rsidR="00A74584">
        <w:lastRenderedPageBreak/>
        <w:t>but the method is about 10 times</w:t>
      </w:r>
      <w:r w:rsidR="0010561E">
        <w:t xml:space="preserve"> slower given</w:t>
      </w:r>
      <w:r w:rsidR="00375E63">
        <w:t xml:space="preserve"> the huge dataset our team wa</w:t>
      </w:r>
      <w:r w:rsidR="00A74584">
        <w:t>s using.  Team decides to use either way in individual analysis to compare the difference.</w:t>
      </w:r>
    </w:p>
    <w:p w14:paraId="527ACA24" w14:textId="77777777" w:rsidR="00685BCD" w:rsidRDefault="00685BCD" w:rsidP="00685BCD"/>
    <w:p w14:paraId="4BA9B2E6" w14:textId="77777777" w:rsidR="00685BCD" w:rsidRDefault="00685BCD" w:rsidP="00685BCD"/>
    <w:p w14:paraId="48410A01" w14:textId="77777777" w:rsidR="00685BCD" w:rsidRDefault="00685BCD" w:rsidP="00685BCD"/>
    <w:p w14:paraId="0229AA26" w14:textId="77777777" w:rsidR="00685BCD" w:rsidRDefault="00685BCD">
      <w:pPr>
        <w:rPr>
          <w:rFonts w:ascii="Arial" w:eastAsia="Times New Roman" w:hAnsi="Arial" w:cs="Arial"/>
          <w:b/>
          <w:bCs/>
          <w:color w:val="FFFFFF"/>
          <w:kern w:val="32"/>
          <w:sz w:val="32"/>
          <w:szCs w:val="32"/>
          <w:lang w:val="en-US" w:eastAsia="en-US"/>
        </w:rPr>
      </w:pPr>
      <w:r>
        <w:br w:type="page"/>
      </w:r>
    </w:p>
    <w:p w14:paraId="137128DB" w14:textId="77777777" w:rsidR="00661428" w:rsidRDefault="005C5338" w:rsidP="00661428">
      <w:pPr>
        <w:pStyle w:val="Heading1"/>
      </w:pPr>
      <w:bookmarkStart w:id="18" w:name="_Toc511055706"/>
      <w:r w:rsidRPr="005C5338">
        <w:lastRenderedPageBreak/>
        <w:t>Analysis</w:t>
      </w:r>
      <w:bookmarkEnd w:id="18"/>
    </w:p>
    <w:p w14:paraId="7739241D" w14:textId="77777777" w:rsidR="00661428" w:rsidRDefault="005C5338" w:rsidP="005C5338">
      <w:pPr>
        <w:pStyle w:val="Heading2"/>
        <w:numPr>
          <w:ilvl w:val="0"/>
          <w:numId w:val="0"/>
        </w:numPr>
      </w:pPr>
      <w:bookmarkStart w:id="19" w:name="_Toc511055707"/>
      <w:r w:rsidRPr="005C5338">
        <w:t xml:space="preserve">What trends, correlations and/or patterns </w:t>
      </w:r>
      <w:r w:rsidR="001E0D30">
        <w:t>we saw</w:t>
      </w:r>
      <w:r w:rsidRPr="005C5338">
        <w:t xml:space="preserve"> in the data?</w:t>
      </w:r>
      <w:bookmarkEnd w:id="19"/>
    </w:p>
    <w:p w14:paraId="662B531C" w14:textId="52E06E05" w:rsidR="00E41CED" w:rsidRDefault="00E41CED" w:rsidP="005C5338">
      <w:pPr>
        <w:rPr>
          <w:ins w:id="20" w:author="Ryan He" w:date="2018-04-09T16:25:00Z"/>
        </w:rPr>
      </w:pPr>
      <w:r w:rsidRPr="00E41CED">
        <w:t>Team analyzed the</w:t>
      </w:r>
      <w:r>
        <w:t xml:space="preserve"> chances of</w:t>
      </w:r>
      <w:r w:rsidRPr="00E41CED">
        <w:t xml:space="preserve"> collisions </w:t>
      </w:r>
      <w:r>
        <w:t>in different conditions, as well as the relationships / correlations between those conditions.  As some of the trend are expectable, the others are really surprised us, e.g., most collisions happened in good weather on straight road.</w:t>
      </w:r>
    </w:p>
    <w:p w14:paraId="06E99594" w14:textId="60E20B3A" w:rsidR="00805D37" w:rsidDel="00805D37" w:rsidRDefault="00805D37" w:rsidP="005C5338">
      <w:pPr>
        <w:rPr>
          <w:del w:id="21" w:author="Ryan He" w:date="2018-04-09T16:26:00Z"/>
        </w:rPr>
      </w:pPr>
    </w:p>
    <w:p w14:paraId="27204CA3" w14:textId="00F0DF88" w:rsidR="00E41CED" w:rsidRPr="00B31D0C" w:rsidRDefault="00E41CED" w:rsidP="005C5338">
      <w:r>
        <w:t xml:space="preserve">We </w:t>
      </w:r>
      <w:del w:id="22" w:author="Ryan He" w:date="2018-04-09T16:25:00Z">
        <w:r w:rsidDel="00805D37">
          <w:delText xml:space="preserve">will </w:delText>
        </w:r>
      </w:del>
      <w:r>
        <w:t>address</w:t>
      </w:r>
      <w:ins w:id="23" w:author="Ryan He" w:date="2018-04-09T16:25:00Z">
        <w:r w:rsidR="00805D37">
          <w:t>ed</w:t>
        </w:r>
      </w:ins>
      <w:r>
        <w:t xml:space="preserve"> the most interesting results in following sections.  Please refer to the attached Jupyter Notebooks for all detail, and the analysis not described here.</w:t>
      </w:r>
    </w:p>
    <w:p w14:paraId="1D28DF89" w14:textId="77777777" w:rsidR="005C5338" w:rsidRPr="00627FF7" w:rsidDel="00E41CED" w:rsidRDefault="005C5338" w:rsidP="005C5338">
      <w:pPr>
        <w:rPr>
          <w:del w:id="24" w:author="Ryan He" w:date="2018-04-09T15:36:00Z"/>
          <w:highlight w:val="yellow"/>
        </w:rPr>
      </w:pPr>
      <w:del w:id="25" w:author="Ryan He" w:date="2018-04-09T15:36:00Z">
        <w:r w:rsidRPr="00627FF7" w:rsidDel="00E41CED">
          <w:rPr>
            <w:highlight w:val="yellow"/>
          </w:rPr>
          <w:delText>Sample sample sample sample sample</w:delText>
        </w:r>
      </w:del>
    </w:p>
    <w:p w14:paraId="441447D6" w14:textId="77777777" w:rsidR="005C5338" w:rsidRPr="00627FF7" w:rsidDel="00E41CED" w:rsidRDefault="005C5338" w:rsidP="005C5338">
      <w:pPr>
        <w:numPr>
          <w:ilvl w:val="0"/>
          <w:numId w:val="3"/>
        </w:numPr>
        <w:spacing w:after="0" w:line="240" w:lineRule="auto"/>
        <w:rPr>
          <w:del w:id="26" w:author="Ryan He" w:date="2018-04-09T15:36:00Z"/>
          <w:highlight w:val="yellow"/>
        </w:rPr>
      </w:pPr>
      <w:del w:id="27" w:author="Ryan He" w:date="2018-04-09T15:36:00Z">
        <w:r w:rsidRPr="00627FF7" w:rsidDel="00E41CED">
          <w:rPr>
            <w:highlight w:val="yellow"/>
          </w:rPr>
          <w:delText>List</w:delText>
        </w:r>
      </w:del>
    </w:p>
    <w:p w14:paraId="5914B801" w14:textId="77777777" w:rsidR="005C5338" w:rsidRPr="00627FF7" w:rsidDel="00E41CED" w:rsidRDefault="005C5338" w:rsidP="005C5338">
      <w:pPr>
        <w:numPr>
          <w:ilvl w:val="0"/>
          <w:numId w:val="3"/>
        </w:numPr>
        <w:spacing w:after="0" w:line="240" w:lineRule="auto"/>
        <w:rPr>
          <w:del w:id="28" w:author="Ryan He" w:date="2018-04-09T15:36:00Z"/>
          <w:highlight w:val="yellow"/>
        </w:rPr>
      </w:pPr>
      <w:del w:id="29" w:author="Ryan He" w:date="2018-04-09T15:36:00Z">
        <w:r w:rsidRPr="00627FF7" w:rsidDel="00E41CED">
          <w:rPr>
            <w:highlight w:val="yellow"/>
          </w:rPr>
          <w:delText>List</w:delText>
        </w:r>
      </w:del>
    </w:p>
    <w:p w14:paraId="0AE3E159" w14:textId="77777777" w:rsidR="005C5338" w:rsidRPr="00627FF7" w:rsidDel="00E41CED" w:rsidRDefault="005C5338" w:rsidP="005C5338">
      <w:pPr>
        <w:numPr>
          <w:ilvl w:val="0"/>
          <w:numId w:val="3"/>
        </w:numPr>
        <w:spacing w:after="0" w:line="240" w:lineRule="auto"/>
        <w:rPr>
          <w:del w:id="30" w:author="Ryan He" w:date="2018-04-09T15:36:00Z"/>
          <w:highlight w:val="yellow"/>
        </w:rPr>
      </w:pPr>
      <w:del w:id="31" w:author="Ryan He" w:date="2018-04-09T15:36:00Z">
        <w:r w:rsidRPr="00627FF7" w:rsidDel="00E41CED">
          <w:rPr>
            <w:highlight w:val="yellow"/>
          </w:rPr>
          <w:delText>List</w:delText>
        </w:r>
      </w:del>
    </w:p>
    <w:p w14:paraId="6348C4C8" w14:textId="77777777" w:rsidR="005C5338" w:rsidRPr="00627FF7" w:rsidDel="00E41CED" w:rsidRDefault="005C5338" w:rsidP="005C5338">
      <w:pPr>
        <w:numPr>
          <w:ilvl w:val="0"/>
          <w:numId w:val="3"/>
        </w:numPr>
        <w:spacing w:after="0" w:line="240" w:lineRule="auto"/>
        <w:rPr>
          <w:del w:id="32" w:author="Ryan He" w:date="2018-04-09T15:36:00Z"/>
          <w:highlight w:val="yellow"/>
        </w:rPr>
      </w:pPr>
    </w:p>
    <w:p w14:paraId="79B2285C" w14:textId="77777777" w:rsidR="00DE1C90" w:rsidDel="00E41CED" w:rsidRDefault="005C5338" w:rsidP="005C5338">
      <w:pPr>
        <w:rPr>
          <w:del w:id="33" w:author="Ryan He" w:date="2018-04-09T15:36:00Z"/>
        </w:rPr>
      </w:pPr>
      <w:del w:id="34" w:author="Ryan He" w:date="2018-04-09T15:36:00Z">
        <w:r w:rsidRPr="00627FF7" w:rsidDel="00E41CED">
          <w:rPr>
            <w:highlight w:val="yellow"/>
          </w:rPr>
          <w:delText>Sample sample sample sample sample</w:delText>
        </w:r>
      </w:del>
    </w:p>
    <w:p w14:paraId="42C34D5A" w14:textId="77777777" w:rsidR="00256381" w:rsidRDefault="00256381" w:rsidP="005C5338"/>
    <w:p w14:paraId="597B6051" w14:textId="77777777" w:rsidR="00DE1C90" w:rsidRPr="00C62387" w:rsidRDefault="003E17B4" w:rsidP="00DE1C90">
      <w:pPr>
        <w:pStyle w:val="Heading2"/>
        <w:numPr>
          <w:ilvl w:val="0"/>
          <w:numId w:val="0"/>
        </w:numPr>
        <w:rPr>
          <w:lang w:val="en-CA"/>
        </w:rPr>
      </w:pPr>
      <w:bookmarkStart w:id="35" w:name="_Toc511055708"/>
      <w:r>
        <w:t>Individual analysis and the result we discovered:</w:t>
      </w:r>
      <w:bookmarkEnd w:id="35"/>
    </w:p>
    <w:p w14:paraId="6D2AEF78" w14:textId="77777777" w:rsidR="00E41CED" w:rsidRDefault="00E41CED" w:rsidP="00E41CED">
      <w:pPr>
        <w:pStyle w:val="ListParagraph"/>
        <w:numPr>
          <w:ilvl w:val="0"/>
          <w:numId w:val="5"/>
        </w:numPr>
        <w:rPr>
          <w:b/>
        </w:rPr>
      </w:pPr>
      <w:commentRangeStart w:id="36"/>
      <w:r>
        <w:rPr>
          <w:b/>
        </w:rPr>
        <w:t>Collision</w:t>
      </w:r>
      <w:commentRangeEnd w:id="36"/>
      <w:r w:rsidR="003E3176">
        <w:rPr>
          <w:rStyle w:val="CommentReference"/>
        </w:rPr>
        <w:commentReference w:id="36"/>
      </w:r>
      <w:r>
        <w:rPr>
          <w:b/>
        </w:rPr>
        <w:t xml:space="preserve"> trend, correlation and seasonality</w:t>
      </w:r>
    </w:p>
    <w:p w14:paraId="2331CBF3" w14:textId="77777777" w:rsidR="00E41CED" w:rsidRPr="00B13AE3" w:rsidRDefault="00E41CED" w:rsidP="003E3176">
      <w:commentRangeStart w:id="37"/>
      <w:r>
        <w:t>To</w:t>
      </w:r>
      <w:commentRangeEnd w:id="37"/>
      <w:r w:rsidR="003E3176">
        <w:rPr>
          <w:rStyle w:val="CommentReference"/>
        </w:rPr>
        <w:commentReference w:id="37"/>
      </w:r>
      <w:r>
        <w:t xml:space="preserve"> assess collisions over the time, we created ‘date’ field using </w:t>
      </w:r>
      <w:r w:rsidRPr="00BE38EC">
        <w:rPr>
          <w:i/>
        </w:rPr>
        <w:t>PeriodIndex</w:t>
      </w:r>
      <w:r>
        <w:t xml:space="preserve"> function with year and month as arguments. Then we used the created ‘date’ column as an index for dataset (see sample code in </w:t>
      </w:r>
      <w:r w:rsidRPr="00450999">
        <w:rPr>
          <w:b/>
        </w:rPr>
        <w:t>[A-2.</w:t>
      </w:r>
      <w:r>
        <w:rPr>
          <w:b/>
        </w:rPr>
        <w:t>B1</w:t>
      </w:r>
      <w:r w:rsidRPr="00450999">
        <w:rPr>
          <w:b/>
        </w:rPr>
        <w:t>]</w:t>
      </w:r>
      <w:r>
        <w:t>).</w:t>
      </w:r>
    </w:p>
    <w:p w14:paraId="4869FEC5" w14:textId="77777777" w:rsidR="00E41CED" w:rsidRPr="00450999" w:rsidRDefault="00E41CED" w:rsidP="00E41CED">
      <w:pPr>
        <w:pStyle w:val="ListParagraph"/>
        <w:numPr>
          <w:ilvl w:val="1"/>
          <w:numId w:val="5"/>
        </w:numPr>
        <w:rPr>
          <w:b/>
        </w:rPr>
      </w:pPr>
      <w:commentRangeStart w:id="38"/>
      <w:r>
        <w:t>Overall</w:t>
      </w:r>
      <w:commentRangeEnd w:id="38"/>
      <w:r w:rsidR="003E3176">
        <w:rPr>
          <w:rStyle w:val="CommentReference"/>
        </w:rPr>
        <w:commentReference w:id="38"/>
      </w:r>
      <w:r>
        <w:t xml:space="preserve"> collision diagram</w:t>
      </w:r>
    </w:p>
    <w:p w14:paraId="255FAF13" w14:textId="77777777" w:rsidR="00E41CED" w:rsidRDefault="00E41CED" w:rsidP="00E41CED">
      <w:pPr>
        <w:ind w:left="288"/>
      </w:pPr>
      <w:r>
        <w:t xml:space="preserve">Since we wanted to see a trend to both, fatal and non-fatal collisions we had to create two more columns. One with fatal collisions and one with non-fatal ones. We used Numpy function </w:t>
      </w:r>
      <w:r w:rsidRPr="009F135F">
        <w:rPr>
          <w:i/>
        </w:rPr>
        <w:t>Where</w:t>
      </w:r>
      <w:r>
        <w:t xml:space="preserve"> to filter </w:t>
      </w:r>
      <w:r w:rsidRPr="009F135F">
        <w:rPr>
          <w:i/>
        </w:rPr>
        <w:t xml:space="preserve">c_sev </w:t>
      </w:r>
      <w:r>
        <w:t xml:space="preserve">column that includes information about collision severity to </w:t>
      </w:r>
      <w:r w:rsidRPr="009F135F">
        <w:rPr>
          <w:i/>
        </w:rPr>
        <w:t>fatal</w:t>
      </w:r>
      <w:r>
        <w:t xml:space="preserve"> column if value is equal to ‘1’ and to </w:t>
      </w:r>
      <w:r w:rsidRPr="009F135F">
        <w:rPr>
          <w:i/>
        </w:rPr>
        <w:t>non_fatal</w:t>
      </w:r>
      <w:r>
        <w:t xml:space="preserve"> column if value is equal to ‘2’. As per data dictionary, ‘1’ value in </w:t>
      </w:r>
      <w:r w:rsidRPr="00A94887">
        <w:rPr>
          <w:i/>
        </w:rPr>
        <w:t>c_sev</w:t>
      </w:r>
      <w:r>
        <w:t xml:space="preserve"> column represent a collision </w:t>
      </w:r>
      <w:r w:rsidRPr="009C0D13">
        <w:t>producing at least one fatality</w:t>
      </w:r>
      <w:r>
        <w:t xml:space="preserve">, and ‘2’ is used for collision </w:t>
      </w:r>
      <w:r w:rsidRPr="009C0D13">
        <w:t>producing non-fatal in</w:t>
      </w:r>
      <w:r>
        <w:t xml:space="preserve">jury (see sample code in </w:t>
      </w:r>
      <w:r w:rsidRPr="00450999">
        <w:rPr>
          <w:b/>
        </w:rPr>
        <w:t>[A-2.</w:t>
      </w:r>
      <w:r>
        <w:rPr>
          <w:b/>
        </w:rPr>
        <w:t>B2</w:t>
      </w:r>
      <w:r w:rsidRPr="00450999">
        <w:rPr>
          <w:b/>
        </w:rPr>
        <w:t>]</w:t>
      </w:r>
      <w:r>
        <w:t>).</w:t>
      </w:r>
    </w:p>
    <w:p w14:paraId="62CC27C5" w14:textId="77777777" w:rsidR="00E41CED" w:rsidRPr="00256381" w:rsidRDefault="00E41CED" w:rsidP="00E41CED">
      <w:pPr>
        <w:ind w:left="288"/>
      </w:pPr>
      <w:r>
        <w:t xml:space="preserve">Then we grouped ‘fatal’ and ‘non_fatal’ columns by date and summarized collision number (see sample code in </w:t>
      </w:r>
      <w:r w:rsidRPr="00450999">
        <w:rPr>
          <w:b/>
        </w:rPr>
        <w:t>[A-2.</w:t>
      </w:r>
      <w:r>
        <w:rPr>
          <w:b/>
        </w:rPr>
        <w:t>B</w:t>
      </w:r>
      <w:r w:rsidRPr="00450999">
        <w:rPr>
          <w:b/>
        </w:rPr>
        <w:t>3]</w:t>
      </w:r>
      <w:r>
        <w:t>).</w:t>
      </w:r>
    </w:p>
    <w:p w14:paraId="4D1E8F6D" w14:textId="77777777" w:rsidR="00E41CED" w:rsidRPr="00DB2494" w:rsidRDefault="00E41CED" w:rsidP="00E41CED">
      <w:pPr>
        <w:ind w:left="288"/>
      </w:pPr>
      <w:r>
        <w:t>The Data</w:t>
      </w:r>
      <w:r w:rsidR="00B31D0C">
        <w:t>F</w:t>
      </w:r>
      <w:r>
        <w:t>rame was plotted as below:</w:t>
      </w:r>
    </w:p>
    <w:p w14:paraId="287120CA" w14:textId="77777777" w:rsidR="00E41CED" w:rsidRDefault="00E41CED" w:rsidP="00E41CED">
      <w:pPr>
        <w:ind w:left="288"/>
      </w:pPr>
      <w:r>
        <w:rPr>
          <w:noProof/>
        </w:rPr>
        <w:lastRenderedPageBreak/>
        <w:drawing>
          <wp:inline distT="0" distB="0" distL="0" distR="0" wp14:anchorId="0BE0523D" wp14:editId="37BF9413">
            <wp:extent cx="54864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noFill/>
                    </a:ln>
                  </pic:spPr>
                </pic:pic>
              </a:graphicData>
            </a:graphic>
          </wp:inline>
        </w:drawing>
      </w:r>
    </w:p>
    <w:p w14:paraId="1703B735" w14:textId="77777777" w:rsidR="00E41CED" w:rsidRDefault="00E41CED" w:rsidP="00E41CED">
      <w:pPr>
        <w:spacing w:after="0"/>
        <w:ind w:left="288"/>
      </w:pPr>
      <w:r>
        <w:t>We noticed that collisions have a seasonal pattern, but it was difficult to identify a period within 15 year scale. Thus, we created a smaller diagram for the most recent 5 years and identified a seasonality for non-fatal collisions as 12 months. The collision peak is in the middle of a year and off-peak is in the first quarter (Q1).</w:t>
      </w:r>
    </w:p>
    <w:p w14:paraId="04982D38" w14:textId="77777777" w:rsidR="00E41CED" w:rsidRDefault="00E41CED" w:rsidP="00E41CED">
      <w:pPr>
        <w:spacing w:after="0"/>
        <w:ind w:left="288"/>
      </w:pPr>
      <w:r>
        <w:rPr>
          <w:noProof/>
        </w:rPr>
        <w:drawing>
          <wp:inline distT="0" distB="0" distL="0" distR="0" wp14:anchorId="4BA0734B" wp14:editId="6573EEA4">
            <wp:extent cx="548640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noFill/>
                    </a:ln>
                  </pic:spPr>
                </pic:pic>
              </a:graphicData>
            </a:graphic>
          </wp:inline>
        </w:drawing>
      </w:r>
    </w:p>
    <w:p w14:paraId="5D0B8353" w14:textId="77777777" w:rsidR="00E41CED" w:rsidRDefault="00E41CED" w:rsidP="00E41CED">
      <w:pPr>
        <w:spacing w:after="0"/>
        <w:ind w:left="288"/>
      </w:pPr>
      <w:r>
        <w:t>While we were able to see a seasonality patter for non-fatal collisions, the fatal ones are represented by a flat line. We assumed that the number of fatal collisions is very small in comparison with non-fatal ones and created a plot for fatal collisions only for the most recent 5 years of data.</w:t>
      </w:r>
    </w:p>
    <w:p w14:paraId="1DB9FA05" w14:textId="77777777" w:rsidR="00E41CED" w:rsidRDefault="00E41CED" w:rsidP="00E41CED">
      <w:pPr>
        <w:spacing w:after="0"/>
        <w:ind w:left="288"/>
      </w:pPr>
      <w:r>
        <w:rPr>
          <w:noProof/>
        </w:rPr>
        <w:drawing>
          <wp:inline distT="0" distB="0" distL="0" distR="0" wp14:anchorId="2B970716" wp14:editId="5BF793FC">
            <wp:extent cx="5486400" cy="204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40890"/>
                    </a:xfrm>
                    <a:prstGeom prst="rect">
                      <a:avLst/>
                    </a:prstGeom>
                    <a:noFill/>
                    <a:ln>
                      <a:noFill/>
                    </a:ln>
                  </pic:spPr>
                </pic:pic>
              </a:graphicData>
            </a:graphic>
          </wp:inline>
        </w:drawing>
      </w:r>
    </w:p>
    <w:p w14:paraId="02B956C1" w14:textId="77777777" w:rsidR="00E41CED" w:rsidRDefault="00E41CED" w:rsidP="00E41CED">
      <w:pPr>
        <w:spacing w:after="0"/>
        <w:ind w:left="288"/>
      </w:pPr>
      <w:r>
        <w:t>The created plot confirmed our assumption. The fatal collisions have the same seasonal pattern as non-fatal collisions, e.g. a peak is in the middle of a year and off-peak in Q1.</w:t>
      </w:r>
    </w:p>
    <w:p w14:paraId="1B41E1CA" w14:textId="77777777" w:rsidR="00E41CED" w:rsidRPr="00450999" w:rsidRDefault="00E41CED" w:rsidP="00E41CED">
      <w:pPr>
        <w:pStyle w:val="ListParagraph"/>
        <w:numPr>
          <w:ilvl w:val="1"/>
          <w:numId w:val="5"/>
        </w:numPr>
        <w:spacing w:before="240"/>
        <w:rPr>
          <w:b/>
        </w:rPr>
      </w:pPr>
      <w:r>
        <w:lastRenderedPageBreak/>
        <w:t>Collisions autocorrelation</w:t>
      </w:r>
    </w:p>
    <w:p w14:paraId="497FB44A" w14:textId="77777777" w:rsidR="00E41CED" w:rsidRDefault="00E41CED" w:rsidP="00E41CED">
      <w:pPr>
        <w:spacing w:after="0"/>
        <w:ind w:left="288"/>
      </w:pPr>
      <w:r>
        <w:t xml:space="preserve">To confirm the seasonality assumption we decided to look </w:t>
      </w:r>
      <w:del w:id="39" w:author="Ryan He" w:date="2018-04-09T15:50:00Z">
        <w:r w:rsidDel="003E3176">
          <w:delText>at ,</w:delText>
        </w:r>
      </w:del>
      <w:ins w:id="40" w:author="Ryan He" w:date="2018-04-09T15:50:00Z">
        <w:r w:rsidR="003E3176">
          <w:t>at,</w:t>
        </w:r>
      </w:ins>
      <w:r>
        <w:t xml:space="preserve"> the autocorrelation of fatal and non-fatal collisions was performed for the recent 5 years (see sample code in </w:t>
      </w:r>
      <w:r w:rsidRPr="00450999">
        <w:rPr>
          <w:b/>
        </w:rPr>
        <w:t>[A-2.</w:t>
      </w:r>
      <w:r>
        <w:rPr>
          <w:b/>
        </w:rPr>
        <w:t>B4</w:t>
      </w:r>
      <w:r w:rsidRPr="00450999">
        <w:rPr>
          <w:b/>
        </w:rPr>
        <w:t>]</w:t>
      </w:r>
      <w:r>
        <w:t xml:space="preserve">). </w:t>
      </w:r>
    </w:p>
    <w:p w14:paraId="43344450" w14:textId="77777777" w:rsidR="00E41CED" w:rsidRDefault="00E41CED" w:rsidP="00E41CED">
      <w:pPr>
        <w:ind w:left="288"/>
      </w:pPr>
      <w:r>
        <w:t>As per Autocorrelation diagram, we noticed that fatal and non-fatal collisions have strong autocorrelation with 12 month period.</w:t>
      </w:r>
    </w:p>
    <w:p w14:paraId="472D8B33" w14:textId="77777777" w:rsidR="00E41CED" w:rsidRDefault="00E41CED" w:rsidP="00E41CED">
      <w:pPr>
        <w:ind w:left="288"/>
      </w:pPr>
      <w:r>
        <w:rPr>
          <w:noProof/>
        </w:rPr>
        <w:drawing>
          <wp:inline distT="0" distB="0" distL="0" distR="0" wp14:anchorId="43F4FED7" wp14:editId="28E16535">
            <wp:extent cx="5486400" cy="1938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38655"/>
                    </a:xfrm>
                    <a:prstGeom prst="rect">
                      <a:avLst/>
                    </a:prstGeom>
                    <a:noFill/>
                    <a:ln>
                      <a:noFill/>
                    </a:ln>
                  </pic:spPr>
                </pic:pic>
              </a:graphicData>
            </a:graphic>
          </wp:inline>
        </w:drawing>
      </w:r>
    </w:p>
    <w:p w14:paraId="39421113" w14:textId="77777777" w:rsidR="00E41CED" w:rsidRPr="00450999" w:rsidRDefault="00E41CED" w:rsidP="00E41CED">
      <w:pPr>
        <w:pStyle w:val="ListParagraph"/>
        <w:numPr>
          <w:ilvl w:val="1"/>
          <w:numId w:val="5"/>
        </w:numPr>
        <w:spacing w:before="240"/>
        <w:rPr>
          <w:b/>
        </w:rPr>
      </w:pPr>
      <w:r>
        <w:t>Fatal and non-fatal collision correlation</w:t>
      </w:r>
    </w:p>
    <w:p w14:paraId="3695CECF" w14:textId="77777777" w:rsidR="00E41CED" w:rsidRDefault="00E41CED" w:rsidP="00E41CED">
      <w:pPr>
        <w:ind w:left="288"/>
      </w:pPr>
      <w:r>
        <w:t xml:space="preserve">We have already seen from the Autocorrelation plot, that fatal and non-fatal diagrams have similar shape and seasonality. However, it was interesting to know how strong they are correlated. We used dataframe </w:t>
      </w:r>
      <w:r w:rsidRPr="004F55FC">
        <w:rPr>
          <w:i/>
        </w:rPr>
        <w:t>corr()</w:t>
      </w:r>
      <w:r>
        <w:t xml:space="preserve"> function to calculate correlation and Seaborn library to visualize the correlation. The correlation coefficient was determined </w:t>
      </w:r>
      <w:del w:id="41" w:author="Ryan He" w:date="2018-04-09T15:50:00Z">
        <w:r w:rsidDel="003E3176">
          <w:delText>as  0.87</w:delText>
        </w:r>
      </w:del>
      <w:ins w:id="42" w:author="Ryan He" w:date="2018-04-09T15:50:00Z">
        <w:r w:rsidR="003E3176">
          <w:t>as 0.87</w:t>
        </w:r>
      </w:ins>
      <w:r>
        <w:t xml:space="preserve"> and correlation diagram with Linear Regression line is below (see sample code in </w:t>
      </w:r>
      <w:r w:rsidRPr="00450999">
        <w:rPr>
          <w:b/>
        </w:rPr>
        <w:t>[A-2.</w:t>
      </w:r>
      <w:r>
        <w:rPr>
          <w:b/>
        </w:rPr>
        <w:t>B5</w:t>
      </w:r>
      <w:r w:rsidRPr="00450999">
        <w:rPr>
          <w:b/>
        </w:rPr>
        <w:t>]</w:t>
      </w:r>
      <w:r>
        <w:t>).</w:t>
      </w:r>
    </w:p>
    <w:p w14:paraId="2C2BAAED" w14:textId="77777777" w:rsidR="00E41CED" w:rsidRDefault="00E41CED" w:rsidP="00E41CED">
      <w:pPr>
        <w:ind w:left="288"/>
      </w:pPr>
      <w:r>
        <w:rPr>
          <w:noProof/>
        </w:rPr>
        <w:drawing>
          <wp:inline distT="0" distB="0" distL="0" distR="0" wp14:anchorId="69F479B1" wp14:editId="62ED7A87">
            <wp:extent cx="5135271" cy="306461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0647" cy="3073792"/>
                    </a:xfrm>
                    <a:prstGeom prst="rect">
                      <a:avLst/>
                    </a:prstGeom>
                    <a:noFill/>
                    <a:ln>
                      <a:noFill/>
                    </a:ln>
                  </pic:spPr>
                </pic:pic>
              </a:graphicData>
            </a:graphic>
          </wp:inline>
        </w:drawing>
      </w:r>
    </w:p>
    <w:p w14:paraId="224903C4" w14:textId="77777777" w:rsidR="00E41CED" w:rsidRDefault="00E41CED" w:rsidP="00E41CED">
      <w:pPr>
        <w:ind w:left="288"/>
      </w:pPr>
    </w:p>
    <w:p w14:paraId="66223C7C" w14:textId="77777777" w:rsidR="00E41CED" w:rsidRDefault="00E41CED" w:rsidP="00E41CED">
      <w:pPr>
        <w:pStyle w:val="ListParagraph"/>
        <w:numPr>
          <w:ilvl w:val="0"/>
          <w:numId w:val="5"/>
        </w:numPr>
        <w:rPr>
          <w:b/>
        </w:rPr>
      </w:pPr>
      <w:r>
        <w:rPr>
          <w:b/>
        </w:rPr>
        <w:t>C</w:t>
      </w:r>
      <w:r w:rsidRPr="00F63A90">
        <w:rPr>
          <w:b/>
        </w:rPr>
        <w:t xml:space="preserve">ollision risk </w:t>
      </w:r>
      <w:r>
        <w:rPr>
          <w:b/>
        </w:rPr>
        <w:t xml:space="preserve">by </w:t>
      </w:r>
      <w:r w:rsidRPr="00F63A90">
        <w:rPr>
          <w:b/>
        </w:rPr>
        <w:t>week day and day hour</w:t>
      </w:r>
    </w:p>
    <w:p w14:paraId="4A77496C" w14:textId="77777777" w:rsidR="00E41CED" w:rsidRDefault="00E41CED" w:rsidP="00B31D0C">
      <w:pPr>
        <w:pPrChange w:id="43" w:author="Ryan He" w:date="2018-04-09T15:39:00Z">
          <w:pPr>
            <w:ind w:left="288"/>
          </w:pPr>
        </w:pPrChange>
      </w:pPr>
      <w:r>
        <w:lastRenderedPageBreak/>
        <w:t>One insight we were interested to get, it is collision correlation to week day and day hour.</w:t>
      </w:r>
    </w:p>
    <w:p w14:paraId="5D488F0C" w14:textId="77777777" w:rsidR="00E41CED" w:rsidRDefault="00E41CED" w:rsidP="00E41CED">
      <w:pPr>
        <w:pStyle w:val="ListParagraph"/>
        <w:numPr>
          <w:ilvl w:val="1"/>
          <w:numId w:val="5"/>
        </w:numPr>
      </w:pPr>
      <w:r>
        <w:t>Collisions by week day</w:t>
      </w:r>
    </w:p>
    <w:p w14:paraId="43A49EE5" w14:textId="77777777" w:rsidR="00E41CED" w:rsidRPr="003E17B4" w:rsidRDefault="00E41CED" w:rsidP="00E41CED">
      <w:pPr>
        <w:ind w:left="288"/>
      </w:pPr>
      <w:r>
        <w:t xml:space="preserve">Since we found that fatal and non-fatal collisions are strongly correlated, we analysed collision correlation to week day for the whole collision population. We grouped collisions by </w:t>
      </w:r>
      <w:r w:rsidRPr="008A0113">
        <w:rPr>
          <w:i/>
        </w:rPr>
        <w:t>c_wday</w:t>
      </w:r>
      <w:r>
        <w:t xml:space="preserve"> field and created bar type plot. We noticed that overall collision distribution over a week is similar with a small peak of Friday and downturn o</w:t>
      </w:r>
      <w:ins w:id="44" w:author="Ryan He" w:date="2018-04-09T15:51:00Z">
        <w:r w:rsidR="003E3176">
          <w:t>f</w:t>
        </w:r>
      </w:ins>
      <w:del w:id="45" w:author="Ryan He" w:date="2018-04-09T15:51:00Z">
        <w:r w:rsidDel="003E3176">
          <w:delText>d</w:delText>
        </w:r>
      </w:del>
      <w:r>
        <w:t xml:space="preserve"> Sunday (see sample code in </w:t>
      </w:r>
      <w:r w:rsidRPr="00450999">
        <w:rPr>
          <w:b/>
        </w:rPr>
        <w:t>[A-2.</w:t>
      </w:r>
      <w:r>
        <w:rPr>
          <w:b/>
        </w:rPr>
        <w:t>B6</w:t>
      </w:r>
      <w:r w:rsidRPr="00450999">
        <w:rPr>
          <w:b/>
        </w:rPr>
        <w:t>]</w:t>
      </w:r>
      <w:r>
        <w:t>).</w:t>
      </w:r>
    </w:p>
    <w:p w14:paraId="1D70815F" w14:textId="77777777" w:rsidR="00E41CED" w:rsidRDefault="00E41CED" w:rsidP="00E41CED">
      <w:pPr>
        <w:ind w:left="288"/>
      </w:pPr>
      <w:r>
        <w:rPr>
          <w:noProof/>
        </w:rPr>
        <w:drawing>
          <wp:inline distT="0" distB="0" distL="0" distR="0" wp14:anchorId="4B827737" wp14:editId="67246194">
            <wp:extent cx="4441974" cy="275795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271" cy="2760004"/>
                    </a:xfrm>
                    <a:prstGeom prst="rect">
                      <a:avLst/>
                    </a:prstGeom>
                    <a:noFill/>
                    <a:ln>
                      <a:noFill/>
                    </a:ln>
                  </pic:spPr>
                </pic:pic>
              </a:graphicData>
            </a:graphic>
          </wp:inline>
        </w:drawing>
      </w:r>
    </w:p>
    <w:p w14:paraId="001FEC9D" w14:textId="77777777" w:rsidR="00E41CED" w:rsidRDefault="00E41CED" w:rsidP="00E41CED">
      <w:pPr>
        <w:pStyle w:val="ListParagraph"/>
        <w:numPr>
          <w:ilvl w:val="1"/>
          <w:numId w:val="5"/>
        </w:numPr>
      </w:pPr>
      <w:r>
        <w:t>Collisions by day hour</w:t>
      </w:r>
    </w:p>
    <w:p w14:paraId="63C4E101" w14:textId="77777777" w:rsidR="00E41CED" w:rsidRPr="003E17B4" w:rsidRDefault="00E41CED" w:rsidP="00E41CED">
      <w:pPr>
        <w:ind w:left="360"/>
      </w:pPr>
      <w:r>
        <w:t xml:space="preserve">To get the collision distribution over day hours we grouped records by </w:t>
      </w:r>
      <w:r w:rsidRPr="005303DE">
        <w:rPr>
          <w:i/>
        </w:rPr>
        <w:t>c_</w:t>
      </w:r>
      <w:r>
        <w:rPr>
          <w:i/>
        </w:rPr>
        <w:t>hour</w:t>
      </w:r>
      <w:r>
        <w:t xml:space="preserve"> field and created bar type plot. Hourly plot has two </w:t>
      </w:r>
      <w:r>
        <w:rPr>
          <w:lang w:val="en-US"/>
        </w:rPr>
        <w:t xml:space="preserve">humps. One is at 8am and the second is at 4pm. These peaks reflect morning and afternoon rush hours </w:t>
      </w:r>
      <w:r>
        <w:t xml:space="preserve">(see sample code in </w:t>
      </w:r>
      <w:r w:rsidRPr="005303DE">
        <w:rPr>
          <w:b/>
        </w:rPr>
        <w:t>[A-2.B</w:t>
      </w:r>
      <w:r>
        <w:rPr>
          <w:b/>
        </w:rPr>
        <w:t>7</w:t>
      </w:r>
      <w:r w:rsidRPr="005303DE">
        <w:rPr>
          <w:b/>
        </w:rPr>
        <w:t>]</w:t>
      </w:r>
      <w:r>
        <w:t>).</w:t>
      </w:r>
    </w:p>
    <w:p w14:paraId="12F8D662" w14:textId="77777777" w:rsidR="00E41CED" w:rsidRDefault="00E41CED" w:rsidP="00E41CED">
      <w:r>
        <w:rPr>
          <w:noProof/>
        </w:rPr>
        <w:drawing>
          <wp:inline distT="0" distB="0" distL="0" distR="0" wp14:anchorId="79C05A7B" wp14:editId="635C1A37">
            <wp:extent cx="5478780" cy="204851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048510"/>
                    </a:xfrm>
                    <a:prstGeom prst="rect">
                      <a:avLst/>
                    </a:prstGeom>
                    <a:noFill/>
                    <a:ln>
                      <a:noFill/>
                    </a:ln>
                  </pic:spPr>
                </pic:pic>
              </a:graphicData>
            </a:graphic>
          </wp:inline>
        </w:drawing>
      </w:r>
    </w:p>
    <w:p w14:paraId="6F45287E" w14:textId="77777777" w:rsidR="00E41CED" w:rsidRDefault="00E41CED" w:rsidP="00E41CED">
      <w:pPr>
        <w:pStyle w:val="ListParagraph"/>
        <w:numPr>
          <w:ilvl w:val="0"/>
          <w:numId w:val="5"/>
        </w:numPr>
        <w:rPr>
          <w:b/>
        </w:rPr>
      </w:pPr>
      <w:r>
        <w:rPr>
          <w:b/>
        </w:rPr>
        <w:t>Road configuration, road surface, weather and traffic control</w:t>
      </w:r>
    </w:p>
    <w:p w14:paraId="4B2F6122" w14:textId="77777777" w:rsidR="00E41CED" w:rsidRDefault="00E41CED" w:rsidP="00E41CED">
      <w:r w:rsidRPr="00B34E3F">
        <w:t xml:space="preserve">The further </w:t>
      </w:r>
      <w:r>
        <w:t>analysis is similar in nature and will demonstrate the impact of four different collision factors to collision and fatality rate.</w:t>
      </w:r>
    </w:p>
    <w:p w14:paraId="73AE3CD3" w14:textId="77777777" w:rsidR="00E41CED" w:rsidRDefault="00E41CED" w:rsidP="00E41CED">
      <w:pPr>
        <w:pStyle w:val="ListParagraph"/>
        <w:numPr>
          <w:ilvl w:val="1"/>
          <w:numId w:val="5"/>
        </w:numPr>
      </w:pPr>
      <w:r>
        <w:lastRenderedPageBreak/>
        <w:t>Road configuration</w:t>
      </w:r>
    </w:p>
    <w:p w14:paraId="7E6064EF" w14:textId="77777777" w:rsidR="00E41CED" w:rsidRDefault="00E41CED" w:rsidP="00E41CED">
      <w:pPr>
        <w:ind w:left="360"/>
      </w:pPr>
      <w:r w:rsidRPr="007557D9">
        <w:t xml:space="preserve">In addition to generate a bar plot showing the relation between collision severity and road </w:t>
      </w:r>
      <w:r>
        <w:t>configuration</w:t>
      </w:r>
      <w:r w:rsidRPr="007557D9">
        <w:t xml:space="preserve">, we also plot a second axis using </w:t>
      </w:r>
      <w:r w:rsidRPr="00012884">
        <w:rPr>
          <w:i/>
        </w:rPr>
        <w:t>twinx()</w:t>
      </w:r>
      <w:r w:rsidRPr="007557D9">
        <w:t xml:space="preserve"> method of a subplot to show the fatal percentage for a collision happened in certain road </w:t>
      </w:r>
      <w:r>
        <w:t xml:space="preserve">configuration </w:t>
      </w:r>
      <w:r w:rsidRPr="007557D9">
        <w:t>(the blue curve below with the y axis on right).</w:t>
      </w:r>
    </w:p>
    <w:p w14:paraId="530D0F72" w14:textId="77777777" w:rsidR="00E41CED" w:rsidRPr="003E17B4" w:rsidRDefault="00E41CED" w:rsidP="00E41CED">
      <w:pPr>
        <w:ind w:left="360"/>
      </w:pPr>
      <w:r>
        <w:rPr>
          <w:noProof/>
        </w:rPr>
        <w:drawing>
          <wp:inline distT="0" distB="0" distL="0" distR="0" wp14:anchorId="5F66A1CC" wp14:editId="7F59E593">
            <wp:extent cx="5478780" cy="26333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2633345"/>
                    </a:xfrm>
                    <a:prstGeom prst="rect">
                      <a:avLst/>
                    </a:prstGeom>
                    <a:noFill/>
                    <a:ln>
                      <a:noFill/>
                    </a:ln>
                  </pic:spPr>
                </pic:pic>
              </a:graphicData>
            </a:graphic>
          </wp:inline>
        </w:drawing>
      </w:r>
    </w:p>
    <w:p w14:paraId="37167489" w14:textId="77777777" w:rsidR="00E41CED" w:rsidRDefault="00E41CED" w:rsidP="00E41CED">
      <w:pPr>
        <w:ind w:left="288"/>
      </w:pPr>
      <w:r>
        <w:t>While mid-block and intersection collisions represent the biggest portion of collisions, the passing or climbing lane collisions have the highest fatality rate (~12%). The possible reason could be a speed difference between vehicles at the collision</w:t>
      </w:r>
      <w:del w:id="46" w:author="Ryan He" w:date="2018-04-09T15:43:00Z">
        <w:r w:rsidDel="00B31D0C">
          <w:delText xml:space="preserve"> </w:delText>
        </w:r>
      </w:del>
      <w:r>
        <w:t xml:space="preserve"> moment and a vulnerable position of vehicle that was trying to change the lane.</w:t>
      </w:r>
    </w:p>
    <w:p w14:paraId="738189BA" w14:textId="77777777" w:rsidR="00E41CED" w:rsidRDefault="00E41CED" w:rsidP="00E41CED">
      <w:pPr>
        <w:pStyle w:val="ListParagraph"/>
        <w:numPr>
          <w:ilvl w:val="1"/>
          <w:numId w:val="5"/>
        </w:numPr>
      </w:pPr>
      <w:r>
        <w:t>Weather</w:t>
      </w:r>
    </w:p>
    <w:p w14:paraId="4B8D9C3B" w14:textId="77777777" w:rsidR="00E41CED" w:rsidRDefault="00E41CED" w:rsidP="00E41CED">
      <w:pPr>
        <w:ind w:left="360"/>
      </w:pPr>
      <w:r>
        <w:t xml:space="preserve">Surprisingly, </w:t>
      </w:r>
      <w:del w:id="47" w:author="Ryan He" w:date="2018-04-09T15:43:00Z">
        <w:r w:rsidDel="00B31D0C">
          <w:delText>neither snow or</w:delText>
        </w:r>
      </w:del>
      <w:ins w:id="48" w:author="Ryan He" w:date="2018-04-09T15:43:00Z">
        <w:r w:rsidR="00B31D0C">
          <w:t>neither snow nor</w:t>
        </w:r>
      </w:ins>
      <w:r>
        <w:t xml:space="preserve"> rainy weather hit the record in overall statistic and fatality rate. The majority of collisions had place in a clear and sunny day. The most dangerous weather for drivers was weather with limited visibility like as fog, smog and mist and weather with strong wind. The fatality rate in such weather condition was about 4%.</w:t>
      </w:r>
    </w:p>
    <w:p w14:paraId="12AF606C" w14:textId="77777777" w:rsidR="00E41CED" w:rsidRDefault="00E41CED" w:rsidP="00E41CED">
      <w:pPr>
        <w:ind w:left="360"/>
      </w:pPr>
      <w:r>
        <w:rPr>
          <w:noProof/>
        </w:rPr>
        <w:lastRenderedPageBreak/>
        <w:drawing>
          <wp:inline distT="0" distB="0" distL="0" distR="0" wp14:anchorId="36C929C5" wp14:editId="5E543DA9">
            <wp:extent cx="5478780" cy="2252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252980"/>
                    </a:xfrm>
                    <a:prstGeom prst="rect">
                      <a:avLst/>
                    </a:prstGeom>
                    <a:noFill/>
                    <a:ln>
                      <a:noFill/>
                    </a:ln>
                  </pic:spPr>
                </pic:pic>
              </a:graphicData>
            </a:graphic>
          </wp:inline>
        </w:drawing>
      </w:r>
    </w:p>
    <w:p w14:paraId="6D12D2AB" w14:textId="77777777" w:rsidR="00E41CED" w:rsidRPr="00B34E3F" w:rsidRDefault="00E41CED" w:rsidP="00E41CED"/>
    <w:p w14:paraId="0628D63F" w14:textId="77777777" w:rsidR="00E41CED" w:rsidRDefault="00E41CED" w:rsidP="00E41CED">
      <w:pPr>
        <w:pStyle w:val="ListParagraph"/>
        <w:numPr>
          <w:ilvl w:val="1"/>
          <w:numId w:val="5"/>
        </w:numPr>
      </w:pPr>
      <w:r>
        <w:t>Road Surface</w:t>
      </w:r>
    </w:p>
    <w:p w14:paraId="67AFE68E" w14:textId="77777777" w:rsidR="00E41CED" w:rsidRPr="00F903B0" w:rsidRDefault="00E41CED" w:rsidP="00E41CED">
      <w:pPr>
        <w:ind w:left="360"/>
        <w:rPr>
          <w:lang w:val="en-US"/>
        </w:rPr>
      </w:pPr>
      <w:r>
        <w:t xml:space="preserve">The analysis done for road surface brought to our attention that dry and normal road surface can not guarantee a safe trip. Dry road leads in the statistics while fatality rate is not significant (~1.5%). The most </w:t>
      </w:r>
      <w:r w:rsidRPr="00F903B0">
        <w:rPr>
          <w:lang w:val="en-US"/>
        </w:rPr>
        <w:t>life-threatening</w:t>
      </w:r>
      <w:r>
        <w:rPr>
          <w:lang w:val="en-US"/>
        </w:rPr>
        <w:t xml:space="preserve"> collisions </w:t>
      </w:r>
      <w:del w:id="49" w:author="Ryan He" w:date="2018-04-09T15:44:00Z">
        <w:r w:rsidDel="00B31D0C">
          <w:rPr>
            <w:lang w:val="en-US"/>
          </w:rPr>
          <w:delText xml:space="preserve">happen </w:delText>
        </w:r>
        <w:r w:rsidDel="00B31D0C">
          <w:delText xml:space="preserve"> on</w:delText>
        </w:r>
      </w:del>
      <w:ins w:id="50" w:author="Ryan He" w:date="2018-04-09T15:44:00Z">
        <w:r w:rsidR="00B31D0C">
          <w:rPr>
            <w:lang w:val="en-US"/>
          </w:rPr>
          <w:t xml:space="preserve">happen </w:t>
        </w:r>
        <w:r w:rsidR="00B31D0C">
          <w:t>on</w:t>
        </w:r>
      </w:ins>
      <w:r>
        <w:t xml:space="preserve"> sandy, dirty and muddy roads. The fatality rate there is between 3.5% </w:t>
      </w:r>
      <w:ins w:id="51" w:author="Ryan He" w:date="2018-04-09T15:44:00Z">
        <w:r w:rsidR="00B31D0C">
          <w:t>and</w:t>
        </w:r>
      </w:ins>
      <w:del w:id="52" w:author="Ryan He" w:date="2018-04-09T15:44:00Z">
        <w:r w:rsidDel="00B31D0C">
          <w:delText>to</w:delText>
        </w:r>
      </w:del>
      <w:r>
        <w:t xml:space="preserve"> 4.5%.</w:t>
      </w:r>
    </w:p>
    <w:p w14:paraId="622CD437" w14:textId="77777777" w:rsidR="00E41CED" w:rsidRDefault="00E41CED" w:rsidP="00E41CED">
      <w:r>
        <w:rPr>
          <w:noProof/>
        </w:rPr>
        <w:drawing>
          <wp:inline distT="0" distB="0" distL="0" distR="0" wp14:anchorId="60CE6717" wp14:editId="6955D05E">
            <wp:extent cx="5478780" cy="2231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2231390"/>
                    </a:xfrm>
                    <a:prstGeom prst="rect">
                      <a:avLst/>
                    </a:prstGeom>
                    <a:noFill/>
                    <a:ln>
                      <a:noFill/>
                    </a:ln>
                  </pic:spPr>
                </pic:pic>
              </a:graphicData>
            </a:graphic>
          </wp:inline>
        </w:drawing>
      </w:r>
    </w:p>
    <w:p w14:paraId="6CD61AC5" w14:textId="77777777" w:rsidR="00E41CED" w:rsidRDefault="00E41CED" w:rsidP="00E41CED">
      <w:pPr>
        <w:pStyle w:val="ListParagraph"/>
        <w:numPr>
          <w:ilvl w:val="1"/>
          <w:numId w:val="5"/>
        </w:numPr>
      </w:pPr>
      <w:r>
        <w:t>Traffic Control</w:t>
      </w:r>
    </w:p>
    <w:p w14:paraId="6CCDDAC5" w14:textId="77777777" w:rsidR="00E41CED" w:rsidRPr="00F903B0" w:rsidRDefault="00E41CED" w:rsidP="00E41CED">
      <w:pPr>
        <w:ind w:left="360"/>
        <w:rPr>
          <w:lang w:val="en-US"/>
        </w:rPr>
      </w:pPr>
      <w:r>
        <w:t>The traffic controls are designed to limit the number of collisions and make our commute safer. As we can see from the graph, the number of collision almost the same when traffic signals were fully operated and no traffic control presented. The most critical collision type from fatality perspective were collisions happened in reduced speed zone and near railway traffic controls (7%-8%). While high fatality rate near railway signals can be explained by collision with train, the high collision rate in reduced speed zone was not easy to understand. One possible explanation could be a collision with minors, because the reduced speed zone signs are installed near schools and day care services.</w:t>
      </w:r>
    </w:p>
    <w:p w14:paraId="304EA44A" w14:textId="77777777" w:rsidR="00E41CED" w:rsidRDefault="00E41CED" w:rsidP="00B31D0C">
      <w:pPr>
        <w:rPr>
          <w:b/>
        </w:rPr>
      </w:pPr>
      <w:r>
        <w:rPr>
          <w:noProof/>
        </w:rPr>
        <w:lastRenderedPageBreak/>
        <w:drawing>
          <wp:inline distT="0" distB="0" distL="0" distR="0" wp14:anchorId="1C279F63" wp14:editId="371A4865">
            <wp:extent cx="5471795"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795" cy="2385060"/>
                    </a:xfrm>
                    <a:prstGeom prst="rect">
                      <a:avLst/>
                    </a:prstGeom>
                    <a:noFill/>
                    <a:ln>
                      <a:noFill/>
                    </a:ln>
                  </pic:spPr>
                </pic:pic>
              </a:graphicData>
            </a:graphic>
          </wp:inline>
        </w:drawing>
      </w:r>
    </w:p>
    <w:p w14:paraId="540173F0" w14:textId="77777777" w:rsidR="00E41CED" w:rsidRPr="00B31D0C" w:rsidRDefault="00E41CED" w:rsidP="00B31D0C"/>
    <w:p w14:paraId="56C99BD9" w14:textId="77777777" w:rsidR="003E17B4" w:rsidRDefault="003E17B4" w:rsidP="00B31D0C">
      <w:pPr>
        <w:pStyle w:val="ListParagraph"/>
        <w:numPr>
          <w:ilvl w:val="0"/>
          <w:numId w:val="5"/>
        </w:numPr>
        <w:rPr>
          <w:b/>
        </w:rPr>
      </w:pPr>
      <w:r>
        <w:rPr>
          <w:b/>
        </w:rPr>
        <w:t>Road Alignment</w:t>
      </w:r>
    </w:p>
    <w:p w14:paraId="0F6CAF9F" w14:textId="77777777" w:rsidR="00B13AE3" w:rsidRPr="00B13AE3" w:rsidRDefault="00B13AE3" w:rsidP="00B31D0C">
      <w:r w:rsidRPr="00452D66">
        <w:rPr>
          <w:b/>
          <w:i/>
        </w:rPr>
        <w:t>Road alignment</w:t>
      </w:r>
      <w:r>
        <w:t xml:space="preserve"> </w:t>
      </w:r>
      <w:r w:rsidR="00AD5744">
        <w:t>(</w:t>
      </w:r>
      <w:r w:rsidR="00AD5744">
        <w:rPr>
          <w:i/>
        </w:rPr>
        <w:t>c_raln</w:t>
      </w:r>
      <w:r w:rsidR="00AD5744">
        <w:t xml:space="preserve">) </w:t>
      </w:r>
      <w:r>
        <w:t xml:space="preserve">is a column indicating road </w:t>
      </w:r>
      <w:r w:rsidR="00DD7C80">
        <w:t xml:space="preserve">straight/curving, and </w:t>
      </w:r>
      <w:r>
        <w:t>level/gradient</w:t>
      </w:r>
      <w:r w:rsidR="00DD7C80">
        <w:t xml:space="preserve"> status for</w:t>
      </w:r>
      <w:r>
        <w:t xml:space="preserve"> certain collision record.</w:t>
      </w:r>
      <w:r w:rsidR="00452D66">
        <w:t xml:space="preserve">  We analyzed different relation between it and other variables.</w:t>
      </w:r>
    </w:p>
    <w:p w14:paraId="579A2DCB" w14:textId="77777777" w:rsidR="00450999" w:rsidRPr="00450999" w:rsidRDefault="003E17B4" w:rsidP="00450999">
      <w:pPr>
        <w:pStyle w:val="ListParagraph"/>
        <w:numPr>
          <w:ilvl w:val="1"/>
          <w:numId w:val="5"/>
        </w:numPr>
        <w:rPr>
          <w:b/>
        </w:rPr>
      </w:pPr>
      <w:r w:rsidRPr="003E17B4">
        <w:t>Road Alignment &amp; Time relation</w:t>
      </w:r>
    </w:p>
    <w:p w14:paraId="50DBA614" w14:textId="77777777" w:rsidR="00450999" w:rsidRPr="00256381" w:rsidRDefault="00450999" w:rsidP="00450999">
      <w:pPr>
        <w:ind w:left="288"/>
      </w:pPr>
      <w:r w:rsidRPr="00256381">
        <w:t>Before doing each analysis</w:t>
      </w:r>
      <w:r>
        <w:t xml:space="preserve">, we took a slice from general dataset to keep the integrity of original data, which ease the debugging, and avoid reload the huge dataset into memory again (see sample code in </w:t>
      </w:r>
      <w:r w:rsidRPr="00450999">
        <w:rPr>
          <w:b/>
        </w:rPr>
        <w:t>[A-2.</w:t>
      </w:r>
      <w:ins w:id="53" w:author="Ryan He" w:date="2018-04-09T15:27:00Z">
        <w:r w:rsidR="00E41CED">
          <w:rPr>
            <w:b/>
          </w:rPr>
          <w:t>R</w:t>
        </w:r>
      </w:ins>
      <w:r w:rsidRPr="00450999">
        <w:rPr>
          <w:b/>
        </w:rPr>
        <w:t>3]</w:t>
      </w:r>
      <w:r>
        <w:t>).</w:t>
      </w:r>
    </w:p>
    <w:p w14:paraId="157F253C" w14:textId="77777777" w:rsidR="00DB2494" w:rsidRDefault="00DB2494" w:rsidP="003E17B4">
      <w:pPr>
        <w:ind w:left="288"/>
      </w:pPr>
      <w:r>
        <w:t>Because many rows of the dataset may represent collisions in same month, we sliced and grouped the data by time (</w:t>
      </w:r>
      <w:r w:rsidRPr="00DB2494">
        <w:rPr>
          <w:i/>
        </w:rPr>
        <w:t>date</w:t>
      </w:r>
      <w:r>
        <w:t xml:space="preserve"> represent month) and road alignment column (</w:t>
      </w:r>
      <w:r w:rsidRPr="00DB2494">
        <w:rPr>
          <w:i/>
        </w:rPr>
        <w:t>c_raln</w:t>
      </w:r>
      <w:r>
        <w:t xml:space="preserve">), then using </w:t>
      </w:r>
      <w:r>
        <w:rPr>
          <w:i/>
        </w:rPr>
        <w:t>size</w:t>
      </w:r>
      <w:r>
        <w:t xml:space="preserve"> method aggregated the sum for each possible (</w:t>
      </w:r>
      <w:r>
        <w:rPr>
          <w:i/>
        </w:rPr>
        <w:t>date</w:t>
      </w:r>
      <w:r w:rsidRPr="00DB2494">
        <w:rPr>
          <w:i/>
        </w:rPr>
        <w:t>, c_raln</w:t>
      </w:r>
      <w:r>
        <w:t xml:space="preserve">) pair into a two level indexed </w:t>
      </w:r>
      <w:r w:rsidRPr="00DB2494">
        <w:rPr>
          <w:i/>
        </w:rPr>
        <w:t>pandas.Series</w:t>
      </w:r>
      <w:r>
        <w:t xml:space="preserve">, then using </w:t>
      </w:r>
      <w:r w:rsidRPr="00DB2494">
        <w:rPr>
          <w:i/>
        </w:rPr>
        <w:t>unstack</w:t>
      </w:r>
      <w:r w:rsidR="00B13AE3">
        <w:t xml:space="preserve"> method to make it into a new </w:t>
      </w:r>
      <w:r w:rsidR="00B13AE3" w:rsidRPr="00B13AE3">
        <w:rPr>
          <w:i/>
        </w:rPr>
        <w:t>D</w:t>
      </w:r>
      <w:r w:rsidRPr="00B13AE3">
        <w:rPr>
          <w:i/>
        </w:rPr>
        <w:t>ataframe</w:t>
      </w:r>
      <w:r>
        <w:t xml:space="preserve"> (sample code in </w:t>
      </w:r>
      <w:r w:rsidRPr="00450999">
        <w:rPr>
          <w:b/>
        </w:rPr>
        <w:t>[A</w:t>
      </w:r>
      <w:r>
        <w:rPr>
          <w:b/>
        </w:rPr>
        <w:t>-2.</w:t>
      </w:r>
      <w:ins w:id="54" w:author="Ryan He" w:date="2018-04-09T15:28:00Z">
        <w:r w:rsidR="00E41CED">
          <w:rPr>
            <w:b/>
          </w:rPr>
          <w:t>R</w:t>
        </w:r>
      </w:ins>
      <w:r>
        <w:rPr>
          <w:b/>
        </w:rPr>
        <w:t>4</w:t>
      </w:r>
      <w:r w:rsidRPr="00450999">
        <w:rPr>
          <w:b/>
        </w:rPr>
        <w:t>]</w:t>
      </w:r>
      <w:r w:rsidRPr="00DB2494">
        <w:t>)</w:t>
      </w:r>
      <w:r>
        <w:t>.</w:t>
      </w:r>
    </w:p>
    <w:p w14:paraId="49C42BB7" w14:textId="77777777" w:rsidR="00A61D4A" w:rsidRPr="00DB2494" w:rsidRDefault="00DB2494" w:rsidP="003E17B4">
      <w:pPr>
        <w:ind w:left="288"/>
      </w:pPr>
      <w:r>
        <w:t>T</w:t>
      </w:r>
      <w:r w:rsidR="00B13AE3">
        <w:t>he D</w:t>
      </w:r>
      <w:r>
        <w:t xml:space="preserve">ataframe is </w:t>
      </w:r>
      <w:r w:rsidR="00B13AE3">
        <w:t>plotted as below</w:t>
      </w:r>
      <w:r w:rsidR="00F9050B">
        <w:t xml:space="preserve"> (logarithm scale used for showing pattern of small numbers as well as big ones</w:t>
      </w:r>
      <w:r w:rsidR="00EF1221">
        <w:t>, and grid line for easy reading</w:t>
      </w:r>
      <w:r w:rsidR="00F9050B">
        <w:t>)</w:t>
      </w:r>
      <w:r>
        <w:t>:</w:t>
      </w:r>
    </w:p>
    <w:p w14:paraId="05CDD8CF" w14:textId="77777777" w:rsidR="00367AF9" w:rsidRDefault="00884EF4" w:rsidP="003E17B4">
      <w:pPr>
        <w:ind w:left="288"/>
      </w:pPr>
      <w:r>
        <w:pict w14:anchorId="503FCA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59.65pt">
            <v:imagedata r:id="rId24" o:title="R1"/>
          </v:shape>
        </w:pict>
      </w:r>
    </w:p>
    <w:p w14:paraId="4503420F" w14:textId="77777777" w:rsidR="006E73E4" w:rsidRDefault="00DB2494" w:rsidP="003E17B4">
      <w:pPr>
        <w:ind w:left="288"/>
      </w:pPr>
      <w:r>
        <w:lastRenderedPageBreak/>
        <w:t>From it we saw m</w:t>
      </w:r>
      <w:r w:rsidR="006E73E4" w:rsidRPr="006E73E4">
        <w:t>ost collisions happened on level and straight road, reason could be the vehicle of high speed, and driver not paying enough attention given the good road condition. Also noted clear seasonal pattern, see the auto-correlation analysis for seasonal patterns.</w:t>
      </w:r>
    </w:p>
    <w:p w14:paraId="290A1085" w14:textId="77777777" w:rsidR="003E17B4" w:rsidRPr="003E17B4" w:rsidRDefault="003E17B4" w:rsidP="003E17B4">
      <w:pPr>
        <w:spacing w:after="0" w:line="240" w:lineRule="auto"/>
        <w:ind w:left="288"/>
      </w:pPr>
    </w:p>
    <w:p w14:paraId="02287458" w14:textId="77777777" w:rsidR="003E17B4" w:rsidRDefault="003E17B4" w:rsidP="003E17B4">
      <w:pPr>
        <w:pStyle w:val="ListParagraph"/>
        <w:numPr>
          <w:ilvl w:val="1"/>
          <w:numId w:val="5"/>
        </w:numPr>
      </w:pPr>
      <w:r w:rsidRPr="003E17B4">
        <w:t>Road Alignment &amp; Collision Severity</w:t>
      </w:r>
    </w:p>
    <w:p w14:paraId="65040605" w14:textId="77777777" w:rsidR="00452D66" w:rsidRDefault="00452D66" w:rsidP="00B13AE3">
      <w:pPr>
        <w:ind w:left="288"/>
      </w:pPr>
      <w:r w:rsidRPr="00452D66">
        <w:rPr>
          <w:b/>
          <w:i/>
        </w:rPr>
        <w:t>Collision severity</w:t>
      </w:r>
      <w:r>
        <w:t xml:space="preserve"> </w:t>
      </w:r>
      <w:r w:rsidR="00AD5744">
        <w:t>(</w:t>
      </w:r>
      <w:r w:rsidR="00AD5744">
        <w:rPr>
          <w:i/>
        </w:rPr>
        <w:t>c_sev</w:t>
      </w:r>
      <w:r w:rsidR="00AD5744">
        <w:t xml:space="preserve">) </w:t>
      </w:r>
      <w:r>
        <w:t>is a column indicating a collision is fatal or not.</w:t>
      </w:r>
    </w:p>
    <w:p w14:paraId="6667D48B" w14:textId="77777777" w:rsidR="00B13AE3" w:rsidRPr="003E17B4" w:rsidRDefault="00452D66" w:rsidP="00B13AE3">
      <w:pPr>
        <w:ind w:left="288"/>
      </w:pPr>
      <w:r>
        <w:t>In addition to generate a</w:t>
      </w:r>
      <w:r w:rsidR="00B13AE3">
        <w:t xml:space="preserve"> bar plot showing the relation between collision severity and road alignment, we also plot a second </w:t>
      </w:r>
      <w:r>
        <w:t xml:space="preserve">axis using </w:t>
      </w:r>
      <w:r w:rsidRPr="00452D66">
        <w:rPr>
          <w:i/>
        </w:rPr>
        <w:t>twinx</w:t>
      </w:r>
      <w:r w:rsidRPr="00452D66">
        <w:t xml:space="preserve"> method</w:t>
      </w:r>
      <w:r>
        <w:t xml:space="preserve"> of a </w:t>
      </w:r>
      <w:r w:rsidRPr="00452D66">
        <w:rPr>
          <w:i/>
        </w:rPr>
        <w:t>subplot</w:t>
      </w:r>
      <w:r>
        <w:t xml:space="preserve"> to show the fatal percentage for a collision happened in certain road alignment (the blue </w:t>
      </w:r>
      <w:r w:rsidR="00EF1221">
        <w:t>line</w:t>
      </w:r>
      <w:r>
        <w:t xml:space="preserve"> below with the y</w:t>
      </w:r>
      <w:r w:rsidR="00EF1221">
        <w:t>-</w:t>
      </w:r>
      <w:r>
        <w:t>axis on right).</w:t>
      </w:r>
    </w:p>
    <w:p w14:paraId="3851CA76" w14:textId="77777777" w:rsidR="00367AF9" w:rsidRDefault="00884EF4" w:rsidP="003E17B4">
      <w:pPr>
        <w:ind w:left="288"/>
      </w:pPr>
      <w:r>
        <w:pict w14:anchorId="3A4A156E">
          <v:shape id="_x0000_i1026" type="#_x0000_t75" style="width:431.35pt;height:157.15pt">
            <v:imagedata r:id="rId25" o:title="R1"/>
          </v:shape>
        </w:pict>
      </w:r>
    </w:p>
    <w:p w14:paraId="34D0F546" w14:textId="77777777" w:rsidR="006E73E4" w:rsidRDefault="006E73E4" w:rsidP="003E17B4">
      <w:pPr>
        <w:ind w:left="288"/>
      </w:pPr>
      <w:r w:rsidRPr="006E73E4">
        <w:t>Fatal injury represent a very small portion of all accident (less than 4% in any given cases). It's also obvious that the level-straight road has less fatal injury, though the total number is much more than other cases; instead, the uneven condition (</w:t>
      </w:r>
      <w:r>
        <w:t xml:space="preserve">straight or </w:t>
      </w:r>
      <w:r w:rsidRPr="006E73E4">
        <w:t>curved) may produce severe accident. This could be caused by limited sight.</w:t>
      </w:r>
    </w:p>
    <w:p w14:paraId="4F5E4131" w14:textId="77777777" w:rsidR="003E17B4" w:rsidRDefault="003E17B4" w:rsidP="003E17B4">
      <w:pPr>
        <w:spacing w:after="0" w:line="240" w:lineRule="auto"/>
        <w:ind w:left="288"/>
      </w:pPr>
    </w:p>
    <w:p w14:paraId="6DF7C891" w14:textId="77777777" w:rsidR="003E17B4" w:rsidRDefault="003E17B4" w:rsidP="003E17B4">
      <w:pPr>
        <w:pStyle w:val="ListParagraph"/>
        <w:numPr>
          <w:ilvl w:val="1"/>
          <w:numId w:val="5"/>
        </w:numPr>
      </w:pPr>
      <w:r>
        <w:t>Road Alignment &amp; Number of Vehicles Involved in C</w:t>
      </w:r>
      <w:r w:rsidRPr="003E17B4">
        <w:t>ollision</w:t>
      </w:r>
    </w:p>
    <w:p w14:paraId="55D665B9" w14:textId="77777777" w:rsidR="00452D66" w:rsidRDefault="00452D66" w:rsidP="00452D66">
      <w:pPr>
        <w:ind w:left="288"/>
      </w:pPr>
      <w:r w:rsidRPr="00452D66">
        <w:rPr>
          <w:b/>
          <w:i/>
        </w:rPr>
        <w:t>Number of vehicles involved in collision</w:t>
      </w:r>
      <w:r w:rsidR="009A44F4" w:rsidRPr="009A44F4">
        <w:t xml:space="preserve"> (</w:t>
      </w:r>
      <w:r w:rsidR="009A44F4">
        <w:rPr>
          <w:i/>
        </w:rPr>
        <w:t>c_vehs</w:t>
      </w:r>
      <w:r w:rsidR="009A44F4" w:rsidRPr="009A44F4">
        <w:t>)</w:t>
      </w:r>
      <w:r>
        <w:t xml:space="preserve"> is a column indicating how many vehicles involved in certain records.</w:t>
      </w:r>
      <w:r w:rsidR="009A44F4">
        <w:t xml:space="preserve">  In this analysis, all unknown value in this column are dropped as they didn’t provide insight.</w:t>
      </w:r>
    </w:p>
    <w:p w14:paraId="1D095E93" w14:textId="77777777" w:rsidR="00452D66" w:rsidRDefault="00452D66" w:rsidP="00452D66">
      <w:pPr>
        <w:ind w:left="288"/>
      </w:pPr>
      <w:r>
        <w:t>To gain be</w:t>
      </w:r>
      <w:r w:rsidR="009A44F4">
        <w:t xml:space="preserve">tter understanding, we count the records for certain values in </w:t>
      </w:r>
      <w:r w:rsidR="009A44F4" w:rsidRPr="009A44F4">
        <w:rPr>
          <w:i/>
        </w:rPr>
        <w:t>c_vehs</w:t>
      </w:r>
      <w:r w:rsidR="009A44F4">
        <w:t>, and confirmed that every vehicle involved in one accident has its own record (e.g., there are 58 records in the dataset have 57 vehicles involved, the outstanding one could be a pedestrian), thus we calculated the portion of each accident, and put them in a new column in order to project the number of accidents that involved certain number of vehicles, by each road alignment</w:t>
      </w:r>
      <w:r w:rsidR="0026663D">
        <w:t xml:space="preserve"> (</w:t>
      </w:r>
      <w:r w:rsidR="009A44F4">
        <w:t xml:space="preserve">sample code in </w:t>
      </w:r>
      <w:r w:rsidR="009A44F4" w:rsidRPr="009A44F4">
        <w:rPr>
          <w:b/>
        </w:rPr>
        <w:t>[</w:t>
      </w:r>
      <w:r w:rsidR="009A44F4">
        <w:rPr>
          <w:b/>
        </w:rPr>
        <w:t>A-2.</w:t>
      </w:r>
      <w:ins w:id="55" w:author="Ryan He" w:date="2018-04-09T15:28:00Z">
        <w:r w:rsidR="00E41CED">
          <w:rPr>
            <w:b/>
          </w:rPr>
          <w:t>R</w:t>
        </w:r>
      </w:ins>
      <w:r w:rsidR="009A44F4">
        <w:rPr>
          <w:b/>
        </w:rPr>
        <w:t>5</w:t>
      </w:r>
      <w:r w:rsidR="009A44F4" w:rsidRPr="009A44F4">
        <w:rPr>
          <w:b/>
        </w:rPr>
        <w:t>]</w:t>
      </w:r>
      <w:r w:rsidR="009A44F4">
        <w:t>).</w:t>
      </w:r>
    </w:p>
    <w:p w14:paraId="0B7DE441" w14:textId="77777777" w:rsidR="0026663D" w:rsidRPr="0026663D" w:rsidRDefault="0026663D" w:rsidP="00452D66">
      <w:pPr>
        <w:ind w:left="288"/>
      </w:pPr>
      <w:r>
        <w:t xml:space="preserve">We also binned the </w:t>
      </w:r>
      <w:r w:rsidRPr="0026663D">
        <w:rPr>
          <w:i/>
        </w:rPr>
        <w:t>c_vehs</w:t>
      </w:r>
      <w:r>
        <w:t xml:space="preserve"> value into several bins to show the trend instead of focusing on each certain number, and plot in a cleaner graph below (sample code in </w:t>
      </w:r>
      <w:r w:rsidRPr="009A44F4">
        <w:rPr>
          <w:b/>
        </w:rPr>
        <w:t>[</w:t>
      </w:r>
      <w:r>
        <w:rPr>
          <w:b/>
        </w:rPr>
        <w:t>A-2.</w:t>
      </w:r>
      <w:ins w:id="56" w:author="Ryan He" w:date="2018-04-09T15:28:00Z">
        <w:r w:rsidR="00E41CED">
          <w:rPr>
            <w:b/>
          </w:rPr>
          <w:t>R</w:t>
        </w:r>
      </w:ins>
      <w:r>
        <w:rPr>
          <w:b/>
        </w:rPr>
        <w:t>5</w:t>
      </w:r>
      <w:r w:rsidRPr="009A44F4">
        <w:rPr>
          <w:b/>
        </w:rPr>
        <w:t>]</w:t>
      </w:r>
      <w:r>
        <w:t>):</w:t>
      </w:r>
    </w:p>
    <w:p w14:paraId="77AA4396" w14:textId="77777777" w:rsidR="00627FF7" w:rsidRDefault="00884EF4" w:rsidP="003E17B4">
      <w:pPr>
        <w:ind w:left="288"/>
      </w:pPr>
      <w:r>
        <w:lastRenderedPageBreak/>
        <w:pict w14:anchorId="4724FC1F">
          <v:shape id="_x0000_i1027" type="#_x0000_t75" style="width:431.35pt;height:159.65pt">
            <v:imagedata r:id="rId26" o:title="R1"/>
          </v:shape>
        </w:pict>
      </w:r>
    </w:p>
    <w:p w14:paraId="59EFD79D" w14:textId="77777777" w:rsidR="006E73E4" w:rsidRDefault="006E73E4" w:rsidP="003E17B4">
      <w:pPr>
        <w:ind w:left="288"/>
      </w:pPr>
      <w:r w:rsidRPr="006E73E4">
        <w:t>Majority accident are involving less than 5 cars. As the plots are very similar for different road alignments, no specific relationship observed between the two variables.</w:t>
      </w:r>
    </w:p>
    <w:p w14:paraId="612F8144" w14:textId="77777777" w:rsidR="003E17B4" w:rsidRPr="003E17B4" w:rsidRDefault="003E17B4" w:rsidP="003E17B4">
      <w:pPr>
        <w:spacing w:after="0" w:line="240" w:lineRule="auto"/>
        <w:ind w:left="288"/>
      </w:pPr>
    </w:p>
    <w:p w14:paraId="767F08BB" w14:textId="77777777" w:rsidR="003E17B4" w:rsidRDefault="003E17B4" w:rsidP="003E17B4">
      <w:pPr>
        <w:pStyle w:val="ListParagraph"/>
        <w:numPr>
          <w:ilvl w:val="1"/>
          <w:numId w:val="5"/>
        </w:numPr>
      </w:pPr>
      <w:r w:rsidRPr="003E17B4">
        <w:t>Road Alignment &amp; Collision Configuration</w:t>
      </w:r>
    </w:p>
    <w:p w14:paraId="027EF7E1" w14:textId="77777777" w:rsidR="00B45D28" w:rsidRDefault="00B45D28" w:rsidP="001371CA">
      <w:pPr>
        <w:ind w:left="288"/>
      </w:pPr>
      <w:r w:rsidRPr="00B45D28">
        <w:rPr>
          <w:b/>
          <w:i/>
        </w:rPr>
        <w:t>Collision configuration</w:t>
      </w:r>
      <w:r>
        <w:t xml:space="preserve"> (</w:t>
      </w:r>
      <w:r w:rsidRPr="00B45D28">
        <w:rPr>
          <w:i/>
        </w:rPr>
        <w:t>c_conf</w:t>
      </w:r>
      <w:r>
        <w:t xml:space="preserve">) column indicates one or two vehicle involved in collision, their motion, direction and relative position.  </w:t>
      </w:r>
      <w:r w:rsidR="001371CA">
        <w:t>As we want to plot them in scatter graph, w</w:t>
      </w:r>
      <w:r w:rsidR="008929AB">
        <w:t>hich only supports numeric axi</w:t>
      </w:r>
      <w:r w:rsidR="001371CA">
        <w:t>s</w:t>
      </w:r>
      <w:del w:id="57" w:author="Ryan He" w:date="2018-04-09T15:47:00Z">
        <w:r w:rsidR="008929AB" w:rsidDel="00B31D0C">
          <w:delText>es</w:delText>
        </w:r>
      </w:del>
      <w:r w:rsidR="001371CA">
        <w:t>, all nonnumeric value of involved columns are replaced, and type is changed to integer.</w:t>
      </w:r>
    </w:p>
    <w:p w14:paraId="5BF835A6" w14:textId="77777777" w:rsidR="001371CA" w:rsidRPr="003E17B4" w:rsidRDefault="001371CA" w:rsidP="001371CA">
      <w:pPr>
        <w:ind w:left="288"/>
      </w:pPr>
      <w:r>
        <w:t>Considering the complexity of collision configurations, we also grouped them into four categories by number of vehicles and their directions, and plot them into four subplots.</w:t>
      </w:r>
    </w:p>
    <w:p w14:paraId="5C2F0303" w14:textId="77777777" w:rsidR="00627FF7" w:rsidRDefault="00884EF4" w:rsidP="006E73E4">
      <w:pPr>
        <w:ind w:left="288"/>
      </w:pPr>
      <w:r>
        <w:lastRenderedPageBreak/>
        <w:pict w14:anchorId="70E8FEF6">
          <v:shape id="_x0000_i1028" type="#_x0000_t75" style="width:6in;height:321.8pt">
            <v:imagedata r:id="rId27" o:title="R1"/>
          </v:shape>
        </w:pict>
      </w:r>
    </w:p>
    <w:p w14:paraId="1293758A" w14:textId="77777777" w:rsidR="006E73E4" w:rsidRDefault="006E73E4" w:rsidP="006E73E4">
      <w:pPr>
        <w:ind w:left="288"/>
      </w:pPr>
      <w:r>
        <w:t>The size of each dot indicate the collision numbers in each setting, same scale factor used for all subplots, which makes the number in each plot comparable to its neighbour. In all cases, clear trend shows that the collision chance increases when road-alignment getting better, due to higher speed and less caution. Except the unknown or "other" conditions, we can see in each cases:</w:t>
      </w:r>
    </w:p>
    <w:p w14:paraId="3E10F4BE" w14:textId="77777777" w:rsidR="006E73E4" w:rsidRDefault="006E73E4" w:rsidP="006E73E4">
      <w:pPr>
        <w:numPr>
          <w:ilvl w:val="0"/>
          <w:numId w:val="3"/>
        </w:numPr>
        <w:tabs>
          <w:tab w:val="num" w:pos="864"/>
        </w:tabs>
        <w:spacing w:after="0" w:line="240" w:lineRule="auto"/>
        <w:ind w:left="864"/>
      </w:pPr>
      <w:r>
        <w:t>Most collision for one car accident is hitting a static object, followed closely by right and left roll on to shoulder.</w:t>
      </w:r>
    </w:p>
    <w:p w14:paraId="2B89ED0C" w14:textId="77777777" w:rsidR="006E73E4" w:rsidRDefault="006E73E4" w:rsidP="006E73E4">
      <w:pPr>
        <w:numPr>
          <w:ilvl w:val="0"/>
          <w:numId w:val="3"/>
        </w:numPr>
        <w:tabs>
          <w:tab w:val="num" w:pos="864"/>
        </w:tabs>
        <w:spacing w:after="0" w:line="240" w:lineRule="auto"/>
        <w:ind w:left="864"/>
      </w:pPr>
      <w:r>
        <w:t>For two car in same direction, most accidents are rear-end collision, which clearly increase along road-alignment.</w:t>
      </w:r>
    </w:p>
    <w:p w14:paraId="6557BEE6" w14:textId="77777777" w:rsidR="006E73E4" w:rsidRDefault="006E73E4" w:rsidP="006E73E4">
      <w:pPr>
        <w:numPr>
          <w:ilvl w:val="0"/>
          <w:numId w:val="3"/>
        </w:numPr>
        <w:tabs>
          <w:tab w:val="num" w:pos="864"/>
        </w:tabs>
        <w:spacing w:after="0" w:line="240" w:lineRule="auto"/>
        <w:ind w:left="864"/>
      </w:pPr>
      <w:r>
        <w:t>For two car in different direction, right-angle collision is huge, guess is in intersection. Left turn also post a lot risk, but right-turn is very low, even lower than head-on collision. This may be a result of the inherent complexity of left turn.</w:t>
      </w:r>
    </w:p>
    <w:p w14:paraId="724359B7" w14:textId="77777777" w:rsidR="003E17B4" w:rsidRPr="003E17B4" w:rsidRDefault="003E17B4" w:rsidP="003E17B4">
      <w:pPr>
        <w:spacing w:after="0" w:line="240" w:lineRule="auto"/>
        <w:ind w:left="288"/>
      </w:pPr>
    </w:p>
    <w:p w14:paraId="1CD5AB5B" w14:textId="77777777" w:rsidR="003E17B4" w:rsidRDefault="003E17B4" w:rsidP="003E17B4">
      <w:pPr>
        <w:pStyle w:val="ListParagraph"/>
        <w:numPr>
          <w:ilvl w:val="0"/>
          <w:numId w:val="5"/>
        </w:numPr>
        <w:rPr>
          <w:b/>
        </w:rPr>
      </w:pPr>
      <w:r w:rsidRPr="003E17B4">
        <w:rPr>
          <w:b/>
        </w:rPr>
        <w:t>Vehicle Type</w:t>
      </w:r>
    </w:p>
    <w:p w14:paraId="4C1B8EDC" w14:textId="77777777" w:rsidR="00AD5744" w:rsidRDefault="00AD5744" w:rsidP="00B31D0C">
      <w:pPr>
        <w:rPr>
          <w:b/>
        </w:rPr>
      </w:pPr>
      <w:r w:rsidRPr="00AD5744">
        <w:rPr>
          <w:b/>
          <w:i/>
        </w:rPr>
        <w:t>Vehicle type</w:t>
      </w:r>
      <w:r w:rsidRPr="00AD5744">
        <w:t xml:space="preserve"> (</w:t>
      </w:r>
      <w:r w:rsidRPr="00AD5744">
        <w:rPr>
          <w:i/>
        </w:rPr>
        <w:t>v_type</w:t>
      </w:r>
      <w:r w:rsidRPr="00AD5744">
        <w:t>)</w:t>
      </w:r>
      <w:r>
        <w:t xml:space="preserve"> indicates the vehicle type of the collision record, e.g., truck, school bus, bicycle, etc.  Following analysis is focused on this column.</w:t>
      </w:r>
    </w:p>
    <w:p w14:paraId="58446EBA" w14:textId="77777777" w:rsidR="003E17B4" w:rsidRDefault="003E17B4" w:rsidP="003E17B4">
      <w:pPr>
        <w:pStyle w:val="ListParagraph"/>
        <w:numPr>
          <w:ilvl w:val="1"/>
          <w:numId w:val="5"/>
        </w:numPr>
      </w:pPr>
      <w:r w:rsidRPr="003E17B4">
        <w:t xml:space="preserve">Vehicle </w:t>
      </w:r>
      <w:r>
        <w:t>Type &amp; Time R</w:t>
      </w:r>
      <w:r w:rsidRPr="003E17B4">
        <w:t>elation</w:t>
      </w:r>
    </w:p>
    <w:p w14:paraId="5458C97C" w14:textId="77777777" w:rsidR="00AD5744" w:rsidRPr="003E17B4" w:rsidRDefault="00AD5744" w:rsidP="00AD5744">
      <w:pPr>
        <w:ind w:left="288"/>
      </w:pPr>
      <w:r>
        <w:t>Because there are around 20 different types of vehicles in the dataset, we group</w:t>
      </w:r>
      <w:r w:rsidR="00E816FE">
        <w:t>ed</w:t>
      </w:r>
      <w:r>
        <w:t xml:space="preserve"> similar types</w:t>
      </w:r>
      <w:r w:rsidR="00E816FE">
        <w:t>, and plotted them into a set of graphs, which focused mostly on the seasonal pattern observed for vehicle types.  Below are several insightful ones among them.</w:t>
      </w:r>
    </w:p>
    <w:p w14:paraId="6D3673CF" w14:textId="77777777" w:rsidR="00627FF7" w:rsidRDefault="00884EF4" w:rsidP="006E73E4">
      <w:pPr>
        <w:ind w:left="288"/>
      </w:pPr>
      <w:r>
        <w:lastRenderedPageBreak/>
        <w:pict w14:anchorId="358A0B12">
          <v:shape id="_x0000_i1029" type="#_x0000_t75" style="width:431.35pt;height:110.2pt">
            <v:imagedata r:id="rId28" o:title="R2"/>
          </v:shape>
        </w:pict>
      </w:r>
    </w:p>
    <w:p w14:paraId="5D05BD44" w14:textId="77777777" w:rsidR="00627FF7" w:rsidRDefault="00884EF4" w:rsidP="006E73E4">
      <w:pPr>
        <w:ind w:left="288"/>
      </w:pPr>
      <w:r>
        <w:pict w14:anchorId="0BD77401">
          <v:shape id="_x0000_i1030" type="#_x0000_t75" style="width:431.35pt;height:110.2pt">
            <v:imagedata r:id="rId29" o:title="R2"/>
          </v:shape>
        </w:pict>
      </w:r>
    </w:p>
    <w:p w14:paraId="403AB74A" w14:textId="77777777" w:rsidR="00627FF7" w:rsidRDefault="00884EF4" w:rsidP="006E73E4">
      <w:pPr>
        <w:ind w:left="288"/>
      </w:pPr>
      <w:r>
        <w:pict w14:anchorId="638A0242">
          <v:shape id="_x0000_i1031" type="#_x0000_t75" style="width:431.35pt;height:110.2pt">
            <v:imagedata r:id="rId30" o:title="R2"/>
          </v:shape>
        </w:pict>
      </w:r>
    </w:p>
    <w:p w14:paraId="279666B4" w14:textId="77777777" w:rsidR="00627FF7" w:rsidRDefault="00884EF4" w:rsidP="006E73E4">
      <w:pPr>
        <w:ind w:left="288"/>
      </w:pPr>
      <w:r>
        <w:pict w14:anchorId="40858B26">
          <v:shape id="_x0000_i1032" type="#_x0000_t75" style="width:431.35pt;height:110.2pt">
            <v:imagedata r:id="rId31" o:title="R2"/>
          </v:shape>
        </w:pict>
      </w:r>
    </w:p>
    <w:p w14:paraId="4FEED28B" w14:textId="77777777" w:rsidR="00E816FE" w:rsidRDefault="00E816FE" w:rsidP="006E73E4">
      <w:pPr>
        <w:ind w:left="288"/>
      </w:pPr>
      <w:r>
        <w:t>We also plotted an overall summarize showing the vehicle type involved in most collisions, see below</w:t>
      </w:r>
      <w:r w:rsidR="00F9050B">
        <w:t xml:space="preserve"> (</w:t>
      </w:r>
      <w:r w:rsidR="00156F02">
        <w:t xml:space="preserve">only top 10 types, </w:t>
      </w:r>
      <w:r w:rsidR="00F9050B">
        <w:t>logarithm scale</w:t>
      </w:r>
      <w:r w:rsidR="009B0EB1">
        <w:t xml:space="preserve"> for x-axis</w:t>
      </w:r>
      <w:r w:rsidR="00F9050B">
        <w:t>)</w:t>
      </w:r>
      <w:r>
        <w:t>.</w:t>
      </w:r>
    </w:p>
    <w:p w14:paraId="180FFF75" w14:textId="77777777" w:rsidR="00E816FE" w:rsidRDefault="00884EF4" w:rsidP="006E73E4">
      <w:pPr>
        <w:ind w:left="288"/>
      </w:pPr>
      <w:r>
        <w:lastRenderedPageBreak/>
        <w:pict w14:anchorId="5E37FD3B">
          <v:shape id="_x0000_i1033" type="#_x0000_t75" style="width:6in;height:147.75pt">
            <v:imagedata r:id="rId32" o:title="R2"/>
          </v:shape>
        </w:pict>
      </w:r>
    </w:p>
    <w:p w14:paraId="38C7E0A1" w14:textId="77777777" w:rsidR="006E73E4" w:rsidRDefault="006E73E4" w:rsidP="006E73E4">
      <w:pPr>
        <w:ind w:left="288"/>
      </w:pPr>
      <w:r>
        <w:t>By looking at the plots above, clear pattern shown in different vehicle types:</w:t>
      </w:r>
    </w:p>
    <w:p w14:paraId="67015202" w14:textId="77777777" w:rsidR="00E816FE" w:rsidRDefault="006E73E4" w:rsidP="006E73E4">
      <w:pPr>
        <w:numPr>
          <w:ilvl w:val="0"/>
          <w:numId w:val="3"/>
        </w:numPr>
        <w:tabs>
          <w:tab w:val="num" w:pos="864"/>
        </w:tabs>
        <w:spacing w:after="0" w:line="240" w:lineRule="auto"/>
        <w:ind w:left="864"/>
      </w:pPr>
      <w:r>
        <w:t>Vast majority collisions are caused by light duty vehicles, followed by light truck, motorcycle and bicycle. This is due to the dominant population of the personal vehicles, and the unprofessional nature of the drivers.</w:t>
      </w:r>
    </w:p>
    <w:p w14:paraId="38B4088B" w14:textId="77777777" w:rsidR="006E73E4" w:rsidRDefault="00E816FE" w:rsidP="006E73E4">
      <w:pPr>
        <w:numPr>
          <w:ilvl w:val="0"/>
          <w:numId w:val="3"/>
        </w:numPr>
        <w:tabs>
          <w:tab w:val="num" w:pos="864"/>
        </w:tabs>
        <w:spacing w:after="0" w:line="240" w:lineRule="auto"/>
        <w:ind w:left="864"/>
      </w:pPr>
      <w:r>
        <w:t>The collisions distribution for urban vehicles (light duty, trucks, road tractor, and bus) is flat across all seasons, without showing obvious pattern, indicating urban traffic being busy for all time.</w:t>
      </w:r>
    </w:p>
    <w:p w14:paraId="6DB892F6" w14:textId="77777777" w:rsidR="006E73E4" w:rsidRDefault="006E73E4" w:rsidP="006E73E4">
      <w:pPr>
        <w:numPr>
          <w:ilvl w:val="0"/>
          <w:numId w:val="3"/>
        </w:numPr>
        <w:tabs>
          <w:tab w:val="num" w:pos="864"/>
        </w:tabs>
        <w:spacing w:after="0" w:line="240" w:lineRule="auto"/>
        <w:ind w:left="864"/>
      </w:pPr>
      <w:r>
        <w:t>School bus involved collisions happened much less in July and August, due to summer vacation.</w:t>
      </w:r>
    </w:p>
    <w:p w14:paraId="5CEAD8BB" w14:textId="77777777" w:rsidR="006E73E4" w:rsidRDefault="006E73E4" w:rsidP="006E73E4">
      <w:pPr>
        <w:numPr>
          <w:ilvl w:val="0"/>
          <w:numId w:val="3"/>
        </w:numPr>
        <w:tabs>
          <w:tab w:val="num" w:pos="864"/>
        </w:tabs>
        <w:spacing w:after="0" w:line="240" w:lineRule="auto"/>
        <w:ind w:left="864"/>
      </w:pPr>
      <w:r>
        <w:t>More accident related to bicycle, motorcycle, off-road vehicle and motorhome happened from April to October, as they are used for outdoor activities during summer time; in opposite, snow-mobile collisions are more from October to April.</w:t>
      </w:r>
    </w:p>
    <w:p w14:paraId="38897765" w14:textId="77777777" w:rsidR="003E17B4" w:rsidRPr="003E17B4" w:rsidRDefault="003E17B4" w:rsidP="003E17B4">
      <w:pPr>
        <w:spacing w:after="0" w:line="240" w:lineRule="auto"/>
        <w:ind w:left="288"/>
      </w:pPr>
    </w:p>
    <w:p w14:paraId="0CB62208" w14:textId="77777777" w:rsidR="003E17B4" w:rsidRDefault="00564F31" w:rsidP="00564F31">
      <w:pPr>
        <w:pStyle w:val="ListParagraph"/>
        <w:numPr>
          <w:ilvl w:val="1"/>
          <w:numId w:val="5"/>
        </w:numPr>
      </w:pPr>
      <w:r w:rsidRPr="00564F31">
        <w:t>Vehicle Type &amp; Severity</w:t>
      </w:r>
    </w:p>
    <w:p w14:paraId="42443332" w14:textId="77777777" w:rsidR="00156F02" w:rsidRPr="003E17B4" w:rsidRDefault="00156F02" w:rsidP="00156F02">
      <w:pPr>
        <w:ind w:left="288"/>
      </w:pPr>
      <w:r>
        <w:t xml:space="preserve">Similar as the analysis for </w:t>
      </w:r>
      <w:r w:rsidRPr="00156F02">
        <w:rPr>
          <w:b/>
          <w:i/>
        </w:rPr>
        <w:t>road alignment</w:t>
      </w:r>
      <w:r>
        <w:t xml:space="preserve"> and </w:t>
      </w:r>
      <w:r w:rsidRPr="00156F02">
        <w:rPr>
          <w:b/>
          <w:i/>
        </w:rPr>
        <w:t>severity</w:t>
      </w:r>
      <w:r>
        <w:t>,</w:t>
      </w:r>
      <w:r w:rsidR="00C942A2">
        <w:t xml:space="preserve"> we plotted the collision number by severity in a bar chart, with the corresponding fatality percentage on another y-axis on right.  T</w:t>
      </w:r>
      <w:r w:rsidR="00EF1221">
        <w:t xml:space="preserve">o make the multiple columned graph easier for reading, we plot the percentage line with marker (indicate value) and dashed connection. </w:t>
      </w:r>
    </w:p>
    <w:p w14:paraId="4D6CD809" w14:textId="77777777" w:rsidR="00627FF7" w:rsidRDefault="00884EF4" w:rsidP="003E17B4">
      <w:pPr>
        <w:ind w:left="288"/>
      </w:pPr>
      <w:r>
        <w:pict w14:anchorId="24FAA4C4">
          <v:shape id="_x0000_i1034" type="#_x0000_t75" style="width:431.35pt;height:179.7pt">
            <v:imagedata r:id="rId33" o:title="R2"/>
          </v:shape>
        </w:pict>
      </w:r>
    </w:p>
    <w:p w14:paraId="63A8A710" w14:textId="77777777" w:rsidR="006E73E4" w:rsidRDefault="006E73E4" w:rsidP="003E17B4">
      <w:pPr>
        <w:ind w:left="288"/>
      </w:pPr>
      <w:r w:rsidRPr="006E73E4">
        <w:t xml:space="preserve">From the figure above we see most fatal collisions are caused by light-duty vehicles, followed by motorcycle, road tractor, and trucks. However, the highest percentage of fatal accidents is </w:t>
      </w:r>
      <w:r w:rsidRPr="006E73E4">
        <w:lastRenderedPageBreak/>
        <w:t>caused by road tractor and Snowmobile (about 7%), and followed by street car, farm equipment and motorhome (around 6%). Also noticed that small school bus produces least fatal collisions, and bicycle number is also non-surprisingly low.</w:t>
      </w:r>
    </w:p>
    <w:p w14:paraId="581DE9D3" w14:textId="77777777" w:rsidR="003E17B4" w:rsidRDefault="003E17B4" w:rsidP="003E17B4">
      <w:pPr>
        <w:spacing w:after="0" w:line="240" w:lineRule="auto"/>
        <w:ind w:left="288"/>
      </w:pPr>
    </w:p>
    <w:p w14:paraId="0EA03BC4" w14:textId="77777777" w:rsidR="00564F31" w:rsidRDefault="00564F31" w:rsidP="00564F31">
      <w:pPr>
        <w:pStyle w:val="ListParagraph"/>
        <w:numPr>
          <w:ilvl w:val="0"/>
          <w:numId w:val="5"/>
        </w:numPr>
        <w:rPr>
          <w:b/>
        </w:rPr>
      </w:pPr>
      <w:r w:rsidRPr="00564F31">
        <w:rPr>
          <w:b/>
        </w:rPr>
        <w:t>Vehicle Model Year</w:t>
      </w:r>
    </w:p>
    <w:p w14:paraId="34218833" w14:textId="77777777" w:rsidR="00EF1221" w:rsidRPr="00EF1221" w:rsidRDefault="00EF1221" w:rsidP="00B31D0C">
      <w:r w:rsidRPr="00EF1221">
        <w:rPr>
          <w:b/>
          <w:i/>
        </w:rPr>
        <w:t>Vehicle model year</w:t>
      </w:r>
      <w:r w:rsidRPr="00EF1221">
        <w:t xml:space="preserve"> </w:t>
      </w:r>
      <w:r>
        <w:t>(</w:t>
      </w:r>
      <w:r>
        <w:rPr>
          <w:i/>
        </w:rPr>
        <w:t>v_year</w:t>
      </w:r>
      <w:r>
        <w:t>) indicates the year of the vehicle model registered for each collision.</w:t>
      </w:r>
    </w:p>
    <w:p w14:paraId="0572D6A3" w14:textId="77777777" w:rsidR="003E17B4" w:rsidRDefault="00564F31" w:rsidP="00564F31">
      <w:pPr>
        <w:pStyle w:val="ListParagraph"/>
        <w:numPr>
          <w:ilvl w:val="1"/>
          <w:numId w:val="5"/>
        </w:numPr>
      </w:pPr>
      <w:r w:rsidRPr="00564F31">
        <w:t>Vehicle Model Year &amp; Time Relation</w:t>
      </w:r>
    </w:p>
    <w:p w14:paraId="21A0D0FB" w14:textId="77777777" w:rsidR="00A8535D" w:rsidRDefault="00EF1221" w:rsidP="00EF1221">
      <w:pPr>
        <w:ind w:left="288"/>
      </w:pPr>
      <w:r>
        <w:t xml:space="preserve">By sense checking the data, team realized that all values other than years in </w:t>
      </w:r>
      <w:r w:rsidRPr="00EF1221">
        <w:rPr>
          <w:i/>
        </w:rPr>
        <w:t>v_year</w:t>
      </w:r>
      <w:r>
        <w:t xml:space="preserve"> </w:t>
      </w:r>
      <w:r w:rsidR="00A8535D">
        <w:t xml:space="preserve">would not bring insight to this analysis, thus we dropped all of them.  We also changed all values of </w:t>
      </w:r>
      <w:r w:rsidR="00A8535D" w:rsidRPr="00A8535D">
        <w:rPr>
          <w:b/>
          <w:i/>
        </w:rPr>
        <w:t>vehicle model year</w:t>
      </w:r>
      <w:r w:rsidR="00A8535D">
        <w:t xml:space="preserve"> (</w:t>
      </w:r>
      <w:r w:rsidR="00A8535D" w:rsidRPr="00A8535D">
        <w:rPr>
          <w:i/>
        </w:rPr>
        <w:t>v_year</w:t>
      </w:r>
      <w:r w:rsidR="00A8535D">
        <w:t>) and</w:t>
      </w:r>
      <w:r w:rsidR="00A8535D" w:rsidRPr="00A8535D">
        <w:t xml:space="preserve"> collision</w:t>
      </w:r>
      <w:r w:rsidR="00A8535D" w:rsidRPr="00A8535D">
        <w:rPr>
          <w:b/>
          <w:i/>
        </w:rPr>
        <w:t xml:space="preserve"> year</w:t>
      </w:r>
      <w:r w:rsidR="00A8535D" w:rsidRPr="00A8535D">
        <w:t xml:space="preserve"> (</w:t>
      </w:r>
      <w:r w:rsidR="00A8535D" w:rsidRPr="00A8535D">
        <w:rPr>
          <w:i/>
        </w:rPr>
        <w:t>c_year</w:t>
      </w:r>
      <w:r w:rsidR="00A8535D" w:rsidRPr="00A8535D">
        <w:t>)</w:t>
      </w:r>
      <w:r w:rsidR="00A8535D">
        <w:t xml:space="preserve"> into integer for easy binning.</w:t>
      </w:r>
    </w:p>
    <w:p w14:paraId="317DF5A4" w14:textId="77777777" w:rsidR="00A8535D" w:rsidRPr="00A8535D" w:rsidRDefault="00A8535D" w:rsidP="00EF1221">
      <w:pPr>
        <w:ind w:left="288"/>
      </w:pPr>
      <w:r>
        <w:t xml:space="preserve">After cut the </w:t>
      </w:r>
      <w:r w:rsidRPr="00A8535D">
        <w:rPr>
          <w:i/>
        </w:rPr>
        <w:t>v_year</w:t>
      </w:r>
      <w:r>
        <w:t xml:space="preserve"> into </w:t>
      </w:r>
      <w:r w:rsidR="00217D98">
        <w:t>12 bins (every 10 year from 1900 to 2020), we plotted the collisions of top 5 involved model years across the available collision years (1999 to 2014).</w:t>
      </w:r>
    </w:p>
    <w:p w14:paraId="484560DB" w14:textId="77777777" w:rsidR="00627FF7" w:rsidRDefault="00884EF4" w:rsidP="006E73E4">
      <w:pPr>
        <w:ind w:left="288"/>
      </w:pPr>
      <w:r>
        <w:pict w14:anchorId="3E8FAEFF">
          <v:shape id="_x0000_i1035" type="#_x0000_t75" style="width:6in;height:160.9pt">
            <v:imagedata r:id="rId34" o:title="R3"/>
          </v:shape>
        </w:pict>
      </w:r>
    </w:p>
    <w:p w14:paraId="3B44D100" w14:textId="55C6A408" w:rsidR="00805D37" w:rsidRDefault="006E73E4" w:rsidP="00C431DD">
      <w:pPr>
        <w:ind w:left="288"/>
      </w:pPr>
      <w:r w:rsidRPr="006E73E4">
        <w:t>As the data covers collisions from 1999 to 2014, most cars involved in collisions are made in recent thirty years. Clear trend observed that the model getting involved in collision peaks in its 10 years' age, which could be a result of the market share growth and the reliability drops for old vehicles.</w:t>
      </w:r>
    </w:p>
    <w:p w14:paraId="408FA611" w14:textId="77777777" w:rsidR="00C431DD" w:rsidRDefault="00C431DD" w:rsidP="00C431DD">
      <w:pPr>
        <w:ind w:left="288"/>
      </w:pPr>
    </w:p>
    <w:p w14:paraId="714D1FCF" w14:textId="02F698E3" w:rsidR="005C07CE" w:rsidRDefault="00805D37" w:rsidP="00C431DD">
      <w:pPr>
        <w:pPrChange w:id="58" w:author="Ryan He" w:date="2018-04-09T16:34:00Z">
          <w:pPr>
            <w:ind w:left="288"/>
          </w:pPr>
        </w:pPrChange>
      </w:pPr>
      <w:r>
        <w:t xml:space="preserve">Apart from some </w:t>
      </w:r>
      <w:r w:rsidRPr="006E4C48">
        <w:t>external environment factors</w:t>
      </w:r>
      <w:r>
        <w:t>, individual’s characteristics also are a significant factor to influence</w:t>
      </w:r>
      <w:r w:rsidRPr="006E4C48">
        <w:t> the likelihood of a crash</w:t>
      </w:r>
      <w:r>
        <w:t>. Therefore, the following analysis will pay more attention to some person-level data elements, separately focusing on person sex, age, and road user class.</w:t>
      </w:r>
    </w:p>
    <w:p w14:paraId="68DEC885" w14:textId="77777777" w:rsidR="005C07CE" w:rsidRPr="005A5854" w:rsidRDefault="005C07CE" w:rsidP="00C431DD">
      <w:pPr>
        <w:pStyle w:val="ListParagraph"/>
        <w:numPr>
          <w:ilvl w:val="0"/>
          <w:numId w:val="5"/>
        </w:numPr>
        <w:rPr>
          <w:b/>
        </w:rPr>
      </w:pPr>
      <w:r w:rsidRPr="005A5854">
        <w:rPr>
          <w:b/>
        </w:rPr>
        <w:t>Person sex</w:t>
      </w:r>
    </w:p>
    <w:p w14:paraId="6051F142" w14:textId="76BF7550" w:rsidR="005C07CE" w:rsidRDefault="005C07CE" w:rsidP="00C431DD">
      <w:r w:rsidRPr="005A5854">
        <w:rPr>
          <w:b/>
          <w:i/>
        </w:rPr>
        <w:t>Person sex</w:t>
      </w:r>
      <w:r>
        <w:t xml:space="preserve"> (</w:t>
      </w:r>
      <w:r w:rsidRPr="005A5854">
        <w:rPr>
          <w:i/>
        </w:rPr>
        <w:t>p_sex</w:t>
      </w:r>
      <w:r>
        <w:t>) is a column shows the sex of the individual who is involved in a traffic accident. For convenience, all unknown and missing information variables (which include not applicable elements and those are not provided by</w:t>
      </w:r>
      <w:r w:rsidR="00C431DD">
        <w:t xml:space="preserve"> jurisdiction) will be dropped.</w:t>
      </w:r>
    </w:p>
    <w:p w14:paraId="40B765FC" w14:textId="467B8F1A" w:rsidR="005C07CE" w:rsidRDefault="005C07CE" w:rsidP="00C431DD">
      <w:r>
        <w:t>In this section, we will analysis three factors to person sex: collision hour; medical treatment required; collision configuration.</w:t>
      </w:r>
    </w:p>
    <w:p w14:paraId="56D05A4C" w14:textId="77777777" w:rsidR="005C07CE" w:rsidRPr="00A83FE7" w:rsidRDefault="005C07CE" w:rsidP="00C431DD">
      <w:pPr>
        <w:pStyle w:val="ListParagraph"/>
        <w:numPr>
          <w:ilvl w:val="1"/>
          <w:numId w:val="5"/>
        </w:numPr>
      </w:pPr>
      <w:r w:rsidRPr="00A83FE7">
        <w:lastRenderedPageBreak/>
        <w:t>Person Sex &amp; Collision Hour</w:t>
      </w:r>
    </w:p>
    <w:p w14:paraId="31D9F439" w14:textId="1EF6F461" w:rsidR="005C07CE" w:rsidRPr="00C431DD" w:rsidRDefault="005C07CE" w:rsidP="00C431DD">
      <w:pPr>
        <w:ind w:left="288"/>
        <w:rPr>
          <w:b/>
          <w:i/>
        </w:rPr>
      </w:pPr>
      <w:r w:rsidRPr="00916FBA">
        <w:rPr>
          <w:b/>
          <w:i/>
        </w:rPr>
        <w:t>Collision Hour</w:t>
      </w:r>
      <w:r>
        <w:rPr>
          <w:b/>
          <w:i/>
        </w:rPr>
        <w:t xml:space="preserve"> </w:t>
      </w:r>
      <w:r w:rsidRPr="00916FBA">
        <w:t>(</w:t>
      </w:r>
      <w:r w:rsidRPr="00916FBA">
        <w:rPr>
          <w:i/>
        </w:rPr>
        <w:t>c_hour</w:t>
      </w:r>
      <w:r w:rsidRPr="00916FBA">
        <w:t>)</w:t>
      </w:r>
      <w:r>
        <w:t xml:space="preserve"> is a column simply shows when the collision happened. Number from 0 to 23 correspond to 24 hours. For example, 0 indicates form midnight to 0:59; 14 represents from 14:00 to 14:59.</w:t>
      </w:r>
    </w:p>
    <w:p w14:paraId="33B3E632" w14:textId="3A8726F0" w:rsidR="005C07CE" w:rsidRDefault="005C07CE" w:rsidP="00C431DD">
      <w:pPr>
        <w:ind w:left="288"/>
      </w:pPr>
      <w:r>
        <w:t>In the whole sample, we grouped the data by sex (</w:t>
      </w:r>
      <w:r w:rsidRPr="005A5854">
        <w:rPr>
          <w:i/>
        </w:rPr>
        <w:t>p_sex</w:t>
      </w:r>
      <w:r>
        <w:t xml:space="preserve">), and then using </w:t>
      </w:r>
      <w:r w:rsidRPr="00237EB5">
        <w:rPr>
          <w:i/>
        </w:rPr>
        <w:t>count</w:t>
      </w:r>
      <w:r>
        <w:t xml:space="preserve"> method to account the number for each sex. So, data includes </w:t>
      </w:r>
      <w:r w:rsidRPr="00A11582">
        <w:t>2</w:t>
      </w:r>
      <w:r>
        <w:t xml:space="preserve">, </w:t>
      </w:r>
      <w:r w:rsidRPr="00A11582">
        <w:t>608</w:t>
      </w:r>
      <w:r>
        <w:t xml:space="preserve">, </w:t>
      </w:r>
      <w:r w:rsidRPr="00A11582">
        <w:t>529</w:t>
      </w:r>
      <w:r>
        <w:t xml:space="preserve"> men and 2,116, 502 women. Therefore, we might expect that man will more li</w:t>
      </w:r>
      <w:r w:rsidR="00C431DD">
        <w:t>kely to involve in a collision.</w:t>
      </w:r>
    </w:p>
    <w:p w14:paraId="1792C8C9" w14:textId="77777777" w:rsidR="005C07CE" w:rsidRDefault="005C07CE" w:rsidP="00C431DD">
      <w:pPr>
        <w:ind w:left="288"/>
      </w:pPr>
      <w:r>
        <w:t>In order to analyze the relation with collision hour, we need slice and group the data by sex (</w:t>
      </w:r>
      <w:r w:rsidRPr="005A5854">
        <w:rPr>
          <w:i/>
        </w:rPr>
        <w:t>p_sex</w:t>
      </w:r>
      <w:r>
        <w:t>) and collision hour column (</w:t>
      </w:r>
      <w:r w:rsidRPr="005D5FAC">
        <w:rPr>
          <w:i/>
        </w:rPr>
        <w:t>c_hour</w:t>
      </w:r>
      <w:r>
        <w:t xml:space="preserve">). Then using </w:t>
      </w:r>
      <w:r w:rsidRPr="005D5FAC">
        <w:rPr>
          <w:i/>
        </w:rPr>
        <w:t>size</w:t>
      </w:r>
      <w:r>
        <w:t xml:space="preserve"> and </w:t>
      </w:r>
      <w:r w:rsidRPr="005D5FAC">
        <w:rPr>
          <w:i/>
        </w:rPr>
        <w:t>unstack</w:t>
      </w:r>
      <w:r>
        <w:t xml:space="preserve"> method to aggregate the result. In the end, we plot a line chart with grid line for </w:t>
      </w:r>
      <w:r w:rsidRPr="00FA7014">
        <w:t>data visualization</w:t>
      </w:r>
      <w:r>
        <w:t xml:space="preserve"> purpose:</w:t>
      </w:r>
    </w:p>
    <w:p w14:paraId="752D7878" w14:textId="76C0AE46" w:rsidR="005C07CE" w:rsidRDefault="005C07CE" w:rsidP="00C431DD">
      <w:pPr>
        <w:ind w:left="288"/>
      </w:pPr>
      <w:r>
        <w:drawing>
          <wp:inline distT="0" distB="0" distL="0" distR="0" wp14:anchorId="6903A237" wp14:editId="4B730932">
            <wp:extent cx="5318760" cy="1936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37" cy="1939588"/>
                    </a:xfrm>
                    <a:prstGeom prst="rect">
                      <a:avLst/>
                    </a:prstGeom>
                    <a:noFill/>
                    <a:ln>
                      <a:noFill/>
                    </a:ln>
                  </pic:spPr>
                </pic:pic>
              </a:graphicData>
            </a:graphic>
          </wp:inline>
        </w:drawing>
      </w:r>
    </w:p>
    <w:p w14:paraId="6C738F4C" w14:textId="77777777" w:rsidR="005C07CE" w:rsidRDefault="005C07CE" w:rsidP="00C431DD">
      <w:pPr>
        <w:ind w:left="288"/>
      </w:pPr>
      <w:r>
        <w:t>Our expectation is confirmed by the line chart, me</w:t>
      </w:r>
      <w:r w:rsidRPr="00A83FE7">
        <w:t>n are more likely to involve in a collision accident at all times. However, the collision times of male and female are very close to each other at 8</w:t>
      </w:r>
      <w:r>
        <w:t xml:space="preserve"> </w:t>
      </w:r>
      <w:r w:rsidRPr="00A83FE7">
        <w:t>am, around 125047 and 123961</w:t>
      </w:r>
      <w:r>
        <w:t xml:space="preserve"> times</w:t>
      </w:r>
      <w:r w:rsidRPr="00A83FE7">
        <w:t>.</w:t>
      </w:r>
      <w:r>
        <w:t xml:space="preserve"> </w:t>
      </w:r>
      <w:r w:rsidRPr="00A83FE7">
        <w:t>Also, for both male and female, the risk</w:t>
      </w:r>
      <w:r>
        <w:t>i</w:t>
      </w:r>
      <w:r w:rsidRPr="00A83FE7">
        <w:t>est time period is form 3</w:t>
      </w:r>
      <w:r>
        <w:t xml:space="preserve"> </w:t>
      </w:r>
      <w:r w:rsidRPr="00A83FE7">
        <w:t>pm to 5</w:t>
      </w:r>
      <w:r>
        <w:t xml:space="preserve"> </w:t>
      </w:r>
      <w:r w:rsidRPr="00A83FE7">
        <w:t>pm, and then the risk has a monotonically decreasing trend.</w:t>
      </w:r>
    </w:p>
    <w:p w14:paraId="284D529E" w14:textId="77777777" w:rsidR="005C07CE" w:rsidRDefault="005C07CE" w:rsidP="005C07CE">
      <w:pPr>
        <w:pStyle w:val="ListParagraph"/>
      </w:pPr>
    </w:p>
    <w:p w14:paraId="3967428D" w14:textId="77777777" w:rsidR="005C07CE" w:rsidRDefault="005C07CE" w:rsidP="00C431DD">
      <w:pPr>
        <w:pStyle w:val="ListParagraph"/>
        <w:numPr>
          <w:ilvl w:val="1"/>
          <w:numId w:val="5"/>
        </w:numPr>
      </w:pPr>
      <w:r>
        <w:t xml:space="preserve">Person Sex &amp; Medical Treatment Required </w:t>
      </w:r>
    </w:p>
    <w:p w14:paraId="0E874C34" w14:textId="1ED514A7" w:rsidR="005C07CE" w:rsidRDefault="005C07CE" w:rsidP="00C431DD">
      <w:pPr>
        <w:ind w:left="288"/>
      </w:pPr>
      <w:r w:rsidRPr="00A83FE7">
        <w:rPr>
          <w:b/>
          <w:i/>
        </w:rPr>
        <w:t>Medical Treatment Required</w:t>
      </w:r>
      <w:r>
        <w:rPr>
          <w:b/>
          <w:i/>
        </w:rPr>
        <w:t xml:space="preserve"> </w:t>
      </w:r>
      <w:r>
        <w:t>(</w:t>
      </w:r>
      <w:r w:rsidRPr="00F25387">
        <w:rPr>
          <w:i/>
        </w:rPr>
        <w:t>p_isev</w:t>
      </w:r>
      <w:r>
        <w:t xml:space="preserve">) is a column indicating the </w:t>
      </w:r>
      <w:r w:rsidRPr="00A83FE7">
        <w:t>degree of casualty</w:t>
      </w:r>
      <w:r>
        <w:t xml:space="preserve">. After dropping all unknown and missing information elements, dataset indicated three levels: </w:t>
      </w:r>
      <w:r w:rsidRPr="000F4A6B">
        <w:rPr>
          <w:i/>
        </w:rPr>
        <w:t>No injury</w:t>
      </w:r>
      <w:r>
        <w:t xml:space="preserve">, </w:t>
      </w:r>
      <w:r w:rsidRPr="000F4A6B">
        <w:rPr>
          <w:i/>
        </w:rPr>
        <w:t>Injury</w:t>
      </w:r>
      <w:r>
        <w:t xml:space="preserve"> and </w:t>
      </w:r>
      <w:r w:rsidRPr="000F4A6B">
        <w:rPr>
          <w:i/>
        </w:rPr>
        <w:t>Fatality</w:t>
      </w:r>
      <w:r>
        <w:t>.</w:t>
      </w:r>
    </w:p>
    <w:p w14:paraId="7A58482C" w14:textId="267F85D7" w:rsidR="005C07CE" w:rsidRPr="00261AA4" w:rsidRDefault="005C07CE" w:rsidP="00C431DD">
      <w:pPr>
        <w:ind w:left="288"/>
        <w:rPr>
          <w:noProof/>
        </w:rPr>
      </w:pPr>
      <w:r w:rsidRPr="00261AA4">
        <w:t xml:space="preserve">By </w:t>
      </w:r>
      <w:r>
        <w:t>using the same method as before, we can easily aggregate the result into a two-level index table (</w:t>
      </w:r>
      <w:r w:rsidRPr="00C431DD">
        <w:rPr>
          <w:i/>
        </w:rPr>
        <w:t>p_sex</w:t>
      </w:r>
      <w:r>
        <w:t xml:space="preserve"> and </w:t>
      </w:r>
      <w:r w:rsidRPr="00C431DD">
        <w:rPr>
          <w:i/>
        </w:rPr>
        <w:t>p_isev</w:t>
      </w:r>
      <w:r>
        <w:t>),</w:t>
      </w:r>
      <w:r w:rsidR="00C431DD">
        <w:t xml:space="preserve"> and then plotting a bar chart.</w:t>
      </w:r>
    </w:p>
    <w:p w14:paraId="27D5BCE4" w14:textId="77777777" w:rsidR="005C07CE" w:rsidRDefault="005C07CE" w:rsidP="00C431DD">
      <w:pPr>
        <w:ind w:left="288"/>
      </w:pPr>
      <w:r>
        <w:lastRenderedPageBreak/>
        <w:drawing>
          <wp:inline distT="0" distB="0" distL="0" distR="0" wp14:anchorId="1734AE9D" wp14:editId="5B1B82A4">
            <wp:extent cx="3824155" cy="24612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9852" cy="2477799"/>
                    </a:xfrm>
                    <a:prstGeom prst="rect">
                      <a:avLst/>
                    </a:prstGeom>
                    <a:noFill/>
                    <a:ln>
                      <a:noFill/>
                    </a:ln>
                  </pic:spPr>
                </pic:pic>
              </a:graphicData>
            </a:graphic>
          </wp:inline>
        </w:drawing>
      </w:r>
    </w:p>
    <w:p w14:paraId="4B448F3E" w14:textId="31EB8EB9" w:rsidR="005C07CE" w:rsidRDefault="005C07CE" w:rsidP="00C431DD">
      <w:pPr>
        <w:ind w:left="288"/>
      </w:pPr>
      <w:r>
        <w:t>If we focus on No injure and Injure now, we can conclude that f</w:t>
      </w:r>
      <w:r w:rsidRPr="00A55B1E">
        <w:t>emale is more likely to injure in an accident, compared to male.</w:t>
      </w:r>
      <w:r>
        <w:t xml:space="preserve"> In another word, women are more likely to have a serious accident. Plotted in this scale, it is hard to get information about fatality. Therefore, we will </w:t>
      </w:r>
      <w:r w:rsidRPr="002130C1">
        <w:t>plot these same data on a log scale</w:t>
      </w:r>
      <w:r w:rsidR="00C431DD">
        <w:t>:</w:t>
      </w:r>
    </w:p>
    <w:p w14:paraId="20381D82" w14:textId="4A3CF489" w:rsidR="005C07CE" w:rsidRDefault="005C07CE" w:rsidP="00C431DD">
      <w:pPr>
        <w:ind w:left="288"/>
      </w:pPr>
      <w:r>
        <w:drawing>
          <wp:inline distT="0" distB="0" distL="0" distR="0" wp14:anchorId="496FC3F7" wp14:editId="5FBDB445">
            <wp:extent cx="3899675" cy="2589520"/>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5731" cy="2606822"/>
                    </a:xfrm>
                    <a:prstGeom prst="rect">
                      <a:avLst/>
                    </a:prstGeom>
                    <a:noFill/>
                    <a:ln>
                      <a:noFill/>
                    </a:ln>
                  </pic:spPr>
                </pic:pic>
              </a:graphicData>
            </a:graphic>
          </wp:inline>
        </w:drawing>
      </w:r>
    </w:p>
    <w:p w14:paraId="23D0D1DB" w14:textId="77777777" w:rsidR="005C07CE" w:rsidRDefault="005C07CE" w:rsidP="00C431DD">
      <w:pPr>
        <w:ind w:left="288"/>
      </w:pPr>
      <w:r>
        <w:t xml:space="preserve">By comparing the red bars, we can see that men have greater likelihood to die in an accident. </w:t>
      </w:r>
      <w:bookmarkStart w:id="59" w:name="_Hlk511037087"/>
      <w:r w:rsidRPr="007B0F5F">
        <w:t>Numerically</w:t>
      </w:r>
      <w:r>
        <w:t xml:space="preserve">, men are twice as likely to die as woman. </w:t>
      </w:r>
    </w:p>
    <w:bookmarkEnd w:id="59"/>
    <w:p w14:paraId="1D0F78EE" w14:textId="77777777" w:rsidR="005C07CE" w:rsidRDefault="005C07CE" w:rsidP="00C431DD"/>
    <w:p w14:paraId="759F090A" w14:textId="77777777" w:rsidR="005C07CE" w:rsidRDefault="005C07CE" w:rsidP="00C431DD">
      <w:pPr>
        <w:pStyle w:val="ListParagraph"/>
        <w:numPr>
          <w:ilvl w:val="1"/>
          <w:numId w:val="5"/>
        </w:numPr>
      </w:pPr>
      <w:r>
        <w:t>Person Sex &amp; Collision Configuration</w:t>
      </w:r>
    </w:p>
    <w:p w14:paraId="11695082" w14:textId="0D33560C" w:rsidR="005C07CE" w:rsidRDefault="005C07CE" w:rsidP="00C431DD">
      <w:pPr>
        <w:ind w:left="288"/>
      </w:pPr>
      <w:r w:rsidRPr="00F25387">
        <w:rPr>
          <w:b/>
          <w:i/>
        </w:rPr>
        <w:t>Collision Configuration</w:t>
      </w:r>
      <w:r>
        <w:t xml:space="preserve"> (</w:t>
      </w:r>
      <w:r w:rsidRPr="00F25387">
        <w:rPr>
          <w:i/>
        </w:rPr>
        <w:t>c_conf</w:t>
      </w:r>
      <w:r>
        <w:t>) is a variable to describe the type of a traffic accident. Dataset includes 4 major categories, which are single vehicle in motion, two vehicles in motion with the same direction, two vehicles in motion with the different direction, and one vehicle hits a parked motor vehicle. Also, the specific type of collision is indicated within each major category. Therefore, more details of each of them will be provided as following.</w:t>
      </w:r>
    </w:p>
    <w:p w14:paraId="5A8E787D" w14:textId="32CA0D94" w:rsidR="005C07CE" w:rsidRDefault="005C07CE" w:rsidP="00C431DD">
      <w:pPr>
        <w:ind w:left="288"/>
      </w:pPr>
      <w:r>
        <w:lastRenderedPageBreak/>
        <w:t>There are six types of collision when only one vehicle is involved. The first type is hitting a moving object, such as an animal. The second type is hitting a stationary object, like a tree. The third one is vehicle ran off left shoulder, including rollover in the left ditch. Corresponding with the previous one, the fourth one is it ran off right shoulder, which include rollover in the right ditch. Rollover on roadway is the fifth type, and the last one is others.</w:t>
      </w:r>
    </w:p>
    <w:p w14:paraId="79749BA3" w14:textId="2B6EEA31" w:rsidR="005C07CE" w:rsidRDefault="005C07CE" w:rsidP="00C431DD">
      <w:pPr>
        <w:ind w:left="288"/>
      </w:pPr>
      <w:r>
        <w:t xml:space="preserve">When two vehicles are moving in the same direction, five types of collision might occur. The first one is rear-end collision. The second one is side swipe, which means the sides of vehicles hit one another. The third type is one vehicle passing to the left of the other, or left turn conflict. The fourth one is exactly the opposite </w:t>
      </w:r>
      <w:r w:rsidR="00805D37">
        <w:t>of</w:t>
      </w:r>
      <w:r>
        <w:t xml:space="preserve"> the previous one. The last one is other types.</w:t>
      </w:r>
    </w:p>
    <w:p w14:paraId="1EF9D9F2" w14:textId="63E2A2ED" w:rsidR="005C07CE" w:rsidRDefault="005C07CE" w:rsidP="00C431DD">
      <w:pPr>
        <w:ind w:left="288"/>
      </w:pPr>
      <w:r>
        <w:t>Six kinds of crashes might happen when two vehicles are moving in the different direction. The first one is head-on collision. The second type is approaching side-swipe. The third and fourth types are left turn or right turn across opposing traffic. The fifth one is right-angle collision. The last one is other types.</w:t>
      </w:r>
    </w:p>
    <w:p w14:paraId="72A19F73" w14:textId="64A53815" w:rsidR="005C07CE" w:rsidRDefault="005C07CE" w:rsidP="00C431DD">
      <w:pPr>
        <w:ind w:left="288"/>
      </w:pPr>
      <w:r>
        <w:t>The final category only includes one type which two vehicles are involved in, but o</w:t>
      </w:r>
      <w:r w:rsidR="00C431DD">
        <w:t>ne hits a parked motor vehicle.</w:t>
      </w:r>
    </w:p>
    <w:p w14:paraId="64334C35" w14:textId="3E27618A" w:rsidR="005C07CE" w:rsidRDefault="005C07CE" w:rsidP="00C431DD">
      <w:pPr>
        <w:ind w:left="288"/>
      </w:pPr>
      <w:r>
        <w:t>Now, the similar method will be used to analyze the relation between sex and collision configuration, which is shown as below.</w:t>
      </w:r>
    </w:p>
    <w:p w14:paraId="4A0B53E5" w14:textId="3368A4FE" w:rsidR="005C07CE" w:rsidRPr="00F25387" w:rsidRDefault="005C07CE" w:rsidP="00C431DD">
      <w:pPr>
        <w:ind w:left="288"/>
      </w:pPr>
      <w:r>
        <w:drawing>
          <wp:inline distT="0" distB="0" distL="0" distR="0" wp14:anchorId="0BB9973B" wp14:editId="69EB75F1">
            <wp:extent cx="5248195" cy="22658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8272" cy="2283135"/>
                    </a:xfrm>
                    <a:prstGeom prst="rect">
                      <a:avLst/>
                    </a:prstGeom>
                    <a:noFill/>
                    <a:ln>
                      <a:noFill/>
                    </a:ln>
                  </pic:spPr>
                </pic:pic>
              </a:graphicData>
            </a:graphic>
          </wp:inline>
        </w:drawing>
      </w:r>
    </w:p>
    <w:p w14:paraId="2F9E5867" w14:textId="77777777" w:rsidR="005C07CE" w:rsidRDefault="005C07CE" w:rsidP="00C431DD">
      <w:pPr>
        <w:ind w:left="288"/>
      </w:pPr>
      <w:r>
        <w:t xml:space="preserve">It is obvious that </w:t>
      </w:r>
      <w:r w:rsidRPr="00C82B8F">
        <w:t>male</w:t>
      </w:r>
      <w:r>
        <w:t xml:space="preserve"> always</w:t>
      </w:r>
      <w:r w:rsidRPr="00C82B8F">
        <w:t xml:space="preserve"> has higher collision risk</w:t>
      </w:r>
      <w:r>
        <w:t xml:space="preserve"> than female. Basically, male and female have a similar pattern among</w:t>
      </w:r>
      <w:r w:rsidRPr="00C82B8F">
        <w:t xml:space="preserve"> all kinds of collision configurations. </w:t>
      </w:r>
      <w:r>
        <w:t xml:space="preserve">Which means accident types do not have a significant </w:t>
      </w:r>
      <w:r w:rsidRPr="008A30CC">
        <w:t>sexual differentiation</w:t>
      </w:r>
      <w:r>
        <w:t>. R</w:t>
      </w:r>
      <w:r w:rsidRPr="00C82B8F">
        <w:t>ear-end collision is the most frequent type of the traffic accidents for both man and woman</w:t>
      </w:r>
      <w:r>
        <w:t>, and R</w:t>
      </w:r>
      <w:r w:rsidRPr="00C82B8F">
        <w:t>ight-angle side collision</w:t>
      </w:r>
      <w:r>
        <w:t xml:space="preserve"> is ranked as the second</w:t>
      </w:r>
      <w:r w:rsidRPr="00C82B8F">
        <w:t>. Additionally, Rollover on roadway is the least common type of accident.</w:t>
      </w:r>
    </w:p>
    <w:p w14:paraId="68B22395" w14:textId="77777777" w:rsidR="005C07CE" w:rsidRDefault="005C07CE" w:rsidP="00C431DD"/>
    <w:p w14:paraId="150C05DD" w14:textId="77777777" w:rsidR="005C07CE" w:rsidRDefault="005C07CE" w:rsidP="00C431DD">
      <w:pPr>
        <w:pStyle w:val="ListParagraph"/>
        <w:numPr>
          <w:ilvl w:val="0"/>
          <w:numId w:val="5"/>
        </w:numPr>
        <w:rPr>
          <w:b/>
        </w:rPr>
      </w:pPr>
      <w:r w:rsidRPr="009962E2">
        <w:rPr>
          <w:b/>
        </w:rPr>
        <w:t>Person age</w:t>
      </w:r>
    </w:p>
    <w:p w14:paraId="6BFE0197" w14:textId="1EFECA32" w:rsidR="005C07CE" w:rsidRPr="00C431DD" w:rsidRDefault="005C07CE" w:rsidP="00C431DD">
      <w:pPr>
        <w:rPr>
          <w:b/>
        </w:rPr>
      </w:pPr>
      <w:r w:rsidRPr="009962E2">
        <w:rPr>
          <w:b/>
          <w:i/>
        </w:rPr>
        <w:lastRenderedPageBreak/>
        <w:t>Person age</w:t>
      </w:r>
      <w:r>
        <w:rPr>
          <w:b/>
          <w:i/>
        </w:rPr>
        <w:t xml:space="preserve"> </w:t>
      </w:r>
      <w:r w:rsidRPr="009962E2">
        <w:t>(</w:t>
      </w:r>
      <w:r w:rsidRPr="009962E2">
        <w:rPr>
          <w:i/>
        </w:rPr>
        <w:t>p_age</w:t>
      </w:r>
      <w:r w:rsidRPr="009962E2">
        <w:t>)</w:t>
      </w:r>
      <w:r>
        <w:t xml:space="preserve"> is numerical column, the age is from 0 to 99 years old. </w:t>
      </w:r>
      <w:r w:rsidRPr="00604BC4">
        <w:t>It is noteworthy that</w:t>
      </w:r>
      <w:r>
        <w:t xml:space="preserve"> 0 means less then 1 years old and 99 represents 99 years or older. All other numbers, between 1 and 98, correspond to 1 to 98 years old. In doer to focus on generation differentiation instead of each age, we binned person age into 10 bins. For example, 10 represents the age from 11 to 20; 20 represents the age from 21 to 30 and so on.  For analysis purpose, we still choose to drop all unknown and missing information data.</w:t>
      </w:r>
    </w:p>
    <w:p w14:paraId="0A8FFD76" w14:textId="77777777" w:rsidR="005C07CE" w:rsidRDefault="005C07CE" w:rsidP="00C431DD">
      <w:pPr>
        <w:pStyle w:val="ListParagraph"/>
        <w:numPr>
          <w:ilvl w:val="1"/>
          <w:numId w:val="5"/>
        </w:numPr>
      </w:pPr>
      <w:r>
        <w:t>Person Age &amp; Collision Hour</w:t>
      </w:r>
    </w:p>
    <w:p w14:paraId="50FB583B" w14:textId="338100DC" w:rsidR="005C07CE" w:rsidRDefault="005C07CE" w:rsidP="00C431DD">
      <w:pPr>
        <w:ind w:left="288"/>
      </w:pPr>
      <w:r>
        <w:t>Like</w:t>
      </w:r>
      <w:r w:rsidR="00C431DD">
        <w:t xml:space="preserve"> in “</w:t>
      </w:r>
      <w:r w:rsidR="00C431DD" w:rsidRPr="00A83FE7">
        <w:t>Person Sex &amp; Collision Hour</w:t>
      </w:r>
      <w:r w:rsidR="00C431DD">
        <w:t>” analyze</w:t>
      </w:r>
      <w:r>
        <w:t>, we define</w:t>
      </w:r>
      <w:r w:rsidR="00C431DD">
        <w:t>d</w:t>
      </w:r>
      <w:r>
        <w:t xml:space="preserve"> x-axis as collision hour in one day. Also, 10 different-color lines represent 10 age-groups. </w:t>
      </w:r>
    </w:p>
    <w:p w14:paraId="5574AA65" w14:textId="77777777" w:rsidR="005C07CE" w:rsidRPr="00B51DE6" w:rsidRDefault="005C07CE" w:rsidP="00C431DD">
      <w:pPr>
        <w:ind w:left="288"/>
      </w:pPr>
      <w:r>
        <w:drawing>
          <wp:inline distT="0" distB="0" distL="0" distR="0" wp14:anchorId="091891A5" wp14:editId="0E981A6C">
            <wp:extent cx="5355771" cy="202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2053" cy="2040515"/>
                    </a:xfrm>
                    <a:prstGeom prst="rect">
                      <a:avLst/>
                    </a:prstGeom>
                    <a:noFill/>
                    <a:ln>
                      <a:noFill/>
                    </a:ln>
                  </pic:spPr>
                </pic:pic>
              </a:graphicData>
            </a:graphic>
          </wp:inline>
        </w:drawing>
      </w:r>
    </w:p>
    <w:p w14:paraId="77B9D229" w14:textId="77777777" w:rsidR="005C07CE" w:rsidRDefault="005C07CE" w:rsidP="00C431DD">
      <w:pPr>
        <w:ind w:left="288"/>
      </w:pPr>
      <w:r>
        <w:t xml:space="preserve">The graph shows that </w:t>
      </w:r>
      <w:r w:rsidRPr="00015196">
        <w:t>the most dangerous population is from 21 to 30 years old. Also, the youth whose age is from 11 to 20 are more likely to involve in a collision at night, especially from 9</w:t>
      </w:r>
      <w:r>
        <w:t xml:space="preserve"> </w:t>
      </w:r>
      <w:r w:rsidRPr="00015196">
        <w:t>pm to 1</w:t>
      </w:r>
      <w:r>
        <w:t xml:space="preserve"> </w:t>
      </w:r>
      <w:r w:rsidRPr="00015196">
        <w:t>am. At morning (8</w:t>
      </w:r>
      <w:r>
        <w:t xml:space="preserve"> </w:t>
      </w:r>
      <w:r w:rsidRPr="00015196">
        <w:t>am to 11</w:t>
      </w:r>
      <w:r>
        <w:t xml:space="preserve"> </w:t>
      </w:r>
      <w:r w:rsidRPr="00015196">
        <w:t xml:space="preserve">am), three age-groups (21 to 30; 31 to 40; 41 to 50) has the similar number of accident. In the end, graph shows the working people share the same </w:t>
      </w:r>
      <w:r>
        <w:t>patt</w:t>
      </w:r>
      <w:r w:rsidRPr="00015196">
        <w:t>e</w:t>
      </w:r>
      <w:r>
        <w:t>r</w:t>
      </w:r>
      <w:r w:rsidRPr="00015196">
        <w:t>n, which is the rush hour are</w:t>
      </w:r>
      <w:r>
        <w:t xml:space="preserve"> more</w:t>
      </w:r>
      <w:r w:rsidRPr="00015196">
        <w:t xml:space="preserve"> likely to collide. </w:t>
      </w:r>
    </w:p>
    <w:p w14:paraId="2EC05732" w14:textId="782BABE2" w:rsidR="005C07CE" w:rsidRDefault="005C07CE" w:rsidP="00C431DD"/>
    <w:p w14:paraId="23DDED03" w14:textId="77777777" w:rsidR="005C07CE" w:rsidRDefault="005C07CE" w:rsidP="00C431DD">
      <w:pPr>
        <w:pStyle w:val="ListParagraph"/>
        <w:numPr>
          <w:ilvl w:val="1"/>
          <w:numId w:val="5"/>
        </w:numPr>
      </w:pPr>
      <w:r>
        <w:t>Person Age &amp; Day of week</w:t>
      </w:r>
    </w:p>
    <w:p w14:paraId="13DA4962" w14:textId="77777777" w:rsidR="005C07CE" w:rsidRPr="00051CCE" w:rsidRDefault="005C07CE" w:rsidP="00C431DD">
      <w:pPr>
        <w:ind w:left="288"/>
      </w:pPr>
      <w:r w:rsidRPr="00C431DD">
        <w:rPr>
          <w:b/>
          <w:i/>
        </w:rPr>
        <w:t>Day of week</w:t>
      </w:r>
      <w:r>
        <w:t xml:space="preserve"> </w:t>
      </w:r>
      <w:r w:rsidRPr="00051CCE">
        <w:t>(</w:t>
      </w:r>
      <w:r w:rsidRPr="00051CCE">
        <w:rPr>
          <w:i/>
        </w:rPr>
        <w:t>c_wday</w:t>
      </w:r>
      <w:r w:rsidRPr="00051CCE">
        <w:t>)</w:t>
      </w:r>
      <w:r>
        <w:t xml:space="preserve"> is a variable, which contains a series of numbers from 1 to 7. Therefore, 1 to 7 means Monday to Sunday.</w:t>
      </w:r>
    </w:p>
    <w:p w14:paraId="383DFE68" w14:textId="77777777" w:rsidR="005C07CE" w:rsidRDefault="005C07CE" w:rsidP="005C07CE">
      <w:pPr>
        <w:pStyle w:val="ListParagraph"/>
      </w:pPr>
    </w:p>
    <w:p w14:paraId="3D55B266" w14:textId="77777777" w:rsidR="005C07CE" w:rsidRDefault="005C07CE" w:rsidP="00C431DD">
      <w:pPr>
        <w:ind w:left="288"/>
      </w:pPr>
      <w:r>
        <w:lastRenderedPageBreak/>
        <w:drawing>
          <wp:inline distT="0" distB="0" distL="0" distR="0" wp14:anchorId="7C3A4C8A" wp14:editId="639749E2">
            <wp:extent cx="3666146" cy="2389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6402" cy="2409456"/>
                    </a:xfrm>
                    <a:prstGeom prst="rect">
                      <a:avLst/>
                    </a:prstGeom>
                    <a:noFill/>
                    <a:ln>
                      <a:noFill/>
                    </a:ln>
                  </pic:spPr>
                </pic:pic>
              </a:graphicData>
            </a:graphic>
          </wp:inline>
        </w:drawing>
      </w:r>
    </w:p>
    <w:p w14:paraId="5C03C06A" w14:textId="22234C2D" w:rsidR="005C07CE" w:rsidRDefault="005C07CE" w:rsidP="00C431DD">
      <w:pPr>
        <w:ind w:left="288"/>
      </w:pPr>
      <w:r>
        <w:t>The plot shows that d</w:t>
      </w:r>
      <w:r w:rsidRPr="00895EF6">
        <w:t>uring the whole week, young adults (from 21 to 31) are</w:t>
      </w:r>
      <w:r>
        <w:t xml:space="preserve"> the</w:t>
      </w:r>
      <w:r w:rsidRPr="00895EF6">
        <w:t xml:space="preserve"> risk</w:t>
      </w:r>
      <w:r>
        <w:t>iest</w:t>
      </w:r>
      <w:r w:rsidRPr="00895EF6">
        <w:t xml:space="preserve"> population.</w:t>
      </w:r>
      <w:r>
        <w:t xml:space="preserve"> R</w:t>
      </w:r>
      <w:r w:rsidRPr="00895EF6">
        <w:t xml:space="preserve">isk decrease with age increases, for example the age from 41 to 50 are less likely to involve in an accident, </w:t>
      </w:r>
      <w:r w:rsidR="00805D37" w:rsidRPr="00895EF6">
        <w:t>and compared</w:t>
      </w:r>
      <w:r w:rsidRPr="00895EF6">
        <w:t xml:space="preserve"> with whose age is from 31 to 40. Also, </w:t>
      </w:r>
      <w:r>
        <w:t xml:space="preserve">in-accident </w:t>
      </w:r>
      <w:r w:rsidRPr="00895EF6">
        <w:t>probabilities</w:t>
      </w:r>
      <w:r>
        <w:t xml:space="preserve"> of </w:t>
      </w:r>
      <w:r w:rsidRPr="00895EF6">
        <w:t>the youth are significantly increasing over the weekend.</w:t>
      </w:r>
      <w:r>
        <w:t xml:space="preserve"> Which is realistic, because the most of teenagers or young drivers are still in school. </w:t>
      </w:r>
    </w:p>
    <w:p w14:paraId="16F986FD" w14:textId="6E94BB63" w:rsidR="005C07CE" w:rsidRDefault="005C07CE" w:rsidP="00C431DD">
      <w:pPr>
        <w:ind w:left="288"/>
      </w:pPr>
      <w:r>
        <w:t>In addition, the most of age-groups, like the teenager, young adult and adult, point out most collisions happened on Friday. Also, teenagers and young adults involved collisions happened much less on Monday. In con</w:t>
      </w:r>
      <w:r w:rsidR="00805D37">
        <w:t>trast, adults are less likely being</w:t>
      </w:r>
      <w:r>
        <w:t xml:space="preserve"> involved in an accident on Sunday.</w:t>
      </w:r>
    </w:p>
    <w:p w14:paraId="7DBC61A3" w14:textId="77777777" w:rsidR="005C07CE" w:rsidRDefault="005C07CE" w:rsidP="00C431DD">
      <w:pPr>
        <w:ind w:left="288"/>
      </w:pPr>
    </w:p>
    <w:p w14:paraId="3EFAA03A" w14:textId="77777777" w:rsidR="005C07CE" w:rsidRDefault="005C07CE" w:rsidP="00BC16D4">
      <w:pPr>
        <w:pStyle w:val="ListParagraph"/>
        <w:numPr>
          <w:ilvl w:val="1"/>
          <w:numId w:val="5"/>
        </w:numPr>
      </w:pPr>
      <w:r>
        <w:t xml:space="preserve">Person Age &amp; Medical Treatment Required </w:t>
      </w:r>
    </w:p>
    <w:p w14:paraId="2FE1AE35" w14:textId="77777777" w:rsidR="005C07CE" w:rsidRDefault="005C07CE" w:rsidP="00C431DD">
      <w:pPr>
        <w:ind w:left="288"/>
      </w:pPr>
      <w:r>
        <w:t xml:space="preserve">Considering the normal scale first. </w:t>
      </w:r>
    </w:p>
    <w:p w14:paraId="7FE4F89F" w14:textId="77777777" w:rsidR="005C07CE" w:rsidRDefault="005C07CE" w:rsidP="00C431DD">
      <w:pPr>
        <w:ind w:left="288"/>
      </w:pPr>
      <w:r>
        <w:drawing>
          <wp:inline distT="0" distB="0" distL="0" distR="0" wp14:anchorId="3DFA57C4" wp14:editId="4805CCEC">
            <wp:extent cx="5317351" cy="1989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4751" cy="2003607"/>
                    </a:xfrm>
                    <a:prstGeom prst="rect">
                      <a:avLst/>
                    </a:prstGeom>
                    <a:noFill/>
                    <a:ln>
                      <a:noFill/>
                    </a:ln>
                  </pic:spPr>
                </pic:pic>
              </a:graphicData>
            </a:graphic>
          </wp:inline>
        </w:drawing>
      </w:r>
    </w:p>
    <w:p w14:paraId="6E446325" w14:textId="40E4334E" w:rsidR="005C07CE" w:rsidRDefault="005C07CE" w:rsidP="00C431DD">
      <w:pPr>
        <w:ind w:left="288"/>
      </w:pPr>
      <w:r w:rsidRPr="00731791">
        <w:t xml:space="preserve">Except for whose age below 10, other age groups </w:t>
      </w:r>
      <w:r>
        <w:t>get</w:t>
      </w:r>
      <w:r w:rsidRPr="00731791">
        <w:t xml:space="preserve"> the similar conclusion that people are more likely to injure in collision</w:t>
      </w:r>
      <w:r>
        <w:t xml:space="preserve">, and the likelihood decreases with age. </w:t>
      </w:r>
      <w:r w:rsidRPr="00731791">
        <w:t>Same as before, the graph shows the youth are the most dangerous group</w:t>
      </w:r>
      <w:r>
        <w:t xml:space="preserve">. The injuries of young adults are around twice of </w:t>
      </w:r>
      <w:r w:rsidR="00805D37">
        <w:t>those of whose age between 51 and</w:t>
      </w:r>
      <w:r>
        <w:t xml:space="preserve"> 60.</w:t>
      </w:r>
    </w:p>
    <w:p w14:paraId="509C7A07" w14:textId="77777777" w:rsidR="005C07CE" w:rsidRDefault="005C07CE" w:rsidP="00C431DD">
      <w:pPr>
        <w:ind w:left="288"/>
      </w:pPr>
      <w:r>
        <w:lastRenderedPageBreak/>
        <w:t>Now, changing to a log scale with the same data.</w:t>
      </w:r>
    </w:p>
    <w:p w14:paraId="1E02347D" w14:textId="77777777" w:rsidR="005C07CE" w:rsidRDefault="005C07CE" w:rsidP="00C431DD">
      <w:pPr>
        <w:ind w:left="288"/>
      </w:pPr>
      <w:r>
        <w:drawing>
          <wp:inline distT="0" distB="0" distL="0" distR="0" wp14:anchorId="219367F5" wp14:editId="2F07DCE6">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296" cy="2082912"/>
                    </a:xfrm>
                    <a:prstGeom prst="rect">
                      <a:avLst/>
                    </a:prstGeom>
                    <a:noFill/>
                    <a:ln>
                      <a:noFill/>
                    </a:ln>
                  </pic:spPr>
                </pic:pic>
              </a:graphicData>
            </a:graphic>
          </wp:inline>
        </w:drawing>
      </w:r>
    </w:p>
    <w:p w14:paraId="0D8A9AF9" w14:textId="3896B012" w:rsidR="005C07CE" w:rsidRDefault="005C07CE" w:rsidP="00C431DD">
      <w:pPr>
        <w:ind w:left="288"/>
      </w:pPr>
      <w:r>
        <w:t xml:space="preserve">In contrast with the huge gap in injuries, young adults’ deaths are not </w:t>
      </w:r>
      <w:r w:rsidRPr="00E97839">
        <w:t>outstanding</w:t>
      </w:r>
      <w:r>
        <w:t xml:space="preserve">, although it is the maximum.  Additionally, people who above 90 are less likely to die in traffic </w:t>
      </w:r>
      <w:r w:rsidRPr="00A83FE7">
        <w:t>casualty</w:t>
      </w:r>
      <w:r>
        <w:t xml:space="preserve"> then all other age groups. Numerically, </w:t>
      </w:r>
      <w:r w:rsidRPr="006E73E4">
        <w:t>from 1999 to 2014</w:t>
      </w:r>
      <w:r>
        <w:t>, only 185 old people (above 90) died in an accident, compared with 7064 young adults died.</w:t>
      </w:r>
    </w:p>
    <w:p w14:paraId="19680585" w14:textId="77777777" w:rsidR="005C07CE" w:rsidRDefault="005C07CE" w:rsidP="00C431DD"/>
    <w:p w14:paraId="46A88899" w14:textId="77777777" w:rsidR="005C07CE" w:rsidRPr="00C431DD" w:rsidRDefault="005C07CE" w:rsidP="00BC16D4">
      <w:pPr>
        <w:pStyle w:val="ListParagraph"/>
        <w:numPr>
          <w:ilvl w:val="0"/>
          <w:numId w:val="5"/>
        </w:numPr>
        <w:rPr>
          <w:b/>
        </w:rPr>
      </w:pPr>
      <w:r w:rsidRPr="00C431DD">
        <w:rPr>
          <w:b/>
        </w:rPr>
        <w:t>Road user class</w:t>
      </w:r>
    </w:p>
    <w:p w14:paraId="2355EB72" w14:textId="5E7CD111" w:rsidR="005C07CE" w:rsidRPr="006B581A" w:rsidRDefault="005C07CE" w:rsidP="00C431DD">
      <w:r w:rsidRPr="00C431DD">
        <w:rPr>
          <w:b/>
          <w:i/>
        </w:rPr>
        <w:t>Road user class</w:t>
      </w:r>
      <w:r>
        <w:rPr>
          <w:b/>
        </w:rPr>
        <w:t xml:space="preserve"> </w:t>
      </w:r>
      <w:r w:rsidRPr="00DC5FD6">
        <w:t>(</w:t>
      </w:r>
      <w:r w:rsidRPr="00DC5FD6">
        <w:rPr>
          <w:i/>
        </w:rPr>
        <w:t>p_user</w:t>
      </w:r>
      <w:r w:rsidRPr="00DC5FD6">
        <w:t>)</w:t>
      </w:r>
      <w:r>
        <w:t xml:space="preserve"> shows when accident happened who is involved. Dataset provides 5 road users, with codes from 1 to 6. Thus, 1 is motor vehicle driver; 2 is motor vehicle passenger, 3 is pedestrian; 4 is Bicyclist; 5 is Motorcyclist; and the last one includes others and unknown.  For consistency, the last elements will be dropped. </w:t>
      </w:r>
    </w:p>
    <w:p w14:paraId="32363C92" w14:textId="77777777" w:rsidR="005C07CE" w:rsidRDefault="005C07CE" w:rsidP="00C431DD">
      <w:pPr>
        <w:pStyle w:val="ListParagraph"/>
        <w:numPr>
          <w:ilvl w:val="1"/>
          <w:numId w:val="5"/>
        </w:numPr>
      </w:pPr>
      <w:r>
        <w:t xml:space="preserve">Road User &amp; Medical Treatment Required </w:t>
      </w:r>
    </w:p>
    <w:p w14:paraId="788CC634" w14:textId="77777777" w:rsidR="00805D37" w:rsidRDefault="005C07CE" w:rsidP="00C431DD">
      <w:pPr>
        <w:ind w:left="288"/>
      </w:pPr>
      <w:r>
        <w:drawing>
          <wp:inline distT="0" distB="0" distL="0" distR="0" wp14:anchorId="5BB2348D" wp14:editId="5E96EC9F">
            <wp:extent cx="3734357" cy="237436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4357" cy="2374366"/>
                    </a:xfrm>
                    <a:prstGeom prst="rect">
                      <a:avLst/>
                    </a:prstGeom>
                    <a:noFill/>
                    <a:ln>
                      <a:noFill/>
                    </a:ln>
                  </pic:spPr>
                </pic:pic>
              </a:graphicData>
            </a:graphic>
          </wp:inline>
        </w:drawing>
      </w:r>
    </w:p>
    <w:p w14:paraId="65BE83CE" w14:textId="7BDD6C32" w:rsidR="005C07CE" w:rsidRDefault="005C07CE" w:rsidP="00C431DD">
      <w:pPr>
        <w:ind w:left="288"/>
      </w:pPr>
      <w:r>
        <w:rPr>
          <w:noProof/>
        </w:rPr>
        <w:lastRenderedPageBreak/>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3791BD92" w:rsidR="005C07CE" w:rsidRPr="00C431DD" w:rsidRDefault="005C07CE" w:rsidP="00C431DD">
      <w:pPr>
        <w:ind w:left="288"/>
        <w:rPr>
          <w:rFonts w:ascii="Arial" w:hAnsi="Arial" w:cs="Arial"/>
          <w:color w:val="434343"/>
          <w:sz w:val="21"/>
          <w:szCs w:val="21"/>
          <w:shd w:val="clear" w:color="auto" w:fill="FCFCFE"/>
        </w:rPr>
      </w:pPr>
      <w:r>
        <w:t>The major class involved in an accident is drivers, they</w:t>
      </w:r>
      <w:r w:rsidRPr="007D6FC0">
        <w:t xml:space="preserve"> are twice likely to get hurt or die than passengers.</w:t>
      </w:r>
      <w:r>
        <w:t xml:space="preserve">  In particular, for each three degrees of </w:t>
      </w:r>
      <w:r w:rsidRPr="008944AC">
        <w:t>casualty</w:t>
      </w:r>
      <w:r>
        <w:t>, the cases of driver are more than the sum of the rest of road users. Also, a</w:t>
      </w:r>
      <w:r w:rsidRPr="007D6FC0">
        <w:t>mong all 5 categories, bicyclists are the safest</w:t>
      </w:r>
      <w:r>
        <w:t xml:space="preserve">, because of the lowest </w:t>
      </w:r>
      <w:r>
        <w:rPr>
          <w:rFonts w:ascii="Arial" w:hAnsi="Arial" w:cs="Arial"/>
          <w:color w:val="434343"/>
          <w:sz w:val="21"/>
          <w:szCs w:val="21"/>
          <w:shd w:val="clear" w:color="auto" w:fill="FCFCFE"/>
        </w:rPr>
        <w:t xml:space="preserve">injuries and </w:t>
      </w:r>
      <w:r w:rsidRPr="005413CF">
        <w:rPr>
          <w:rFonts w:ascii="Arial" w:hAnsi="Arial" w:cs="Arial"/>
          <w:color w:val="434343"/>
          <w:sz w:val="21"/>
          <w:szCs w:val="21"/>
          <w:shd w:val="clear" w:color="auto" w:fill="FCFCFE"/>
        </w:rPr>
        <w:t>deaths</w:t>
      </w:r>
      <w:r>
        <w:rPr>
          <w:rFonts w:ascii="Arial" w:hAnsi="Arial" w:cs="Arial"/>
          <w:color w:val="434343"/>
          <w:sz w:val="21"/>
          <w:szCs w:val="21"/>
          <w:shd w:val="clear" w:color="auto" w:fill="FCFCFE"/>
        </w:rPr>
        <w:t>.</w:t>
      </w:r>
    </w:p>
    <w:p w14:paraId="5C7FCDAE" w14:textId="76D1AD3A" w:rsidR="005C07CE" w:rsidRPr="001B04BE" w:rsidRDefault="005C07CE" w:rsidP="00C431DD">
      <w:pPr>
        <w:ind w:left="288"/>
      </w:pPr>
      <w:r w:rsidRPr="001B04BE">
        <w:t>Additionally, as far as</w:t>
      </w:r>
      <w:r>
        <w:t xml:space="preserve"> drivers and passengers </w:t>
      </w:r>
      <w:r w:rsidRPr="001B04BE">
        <w:t>is concerned</w:t>
      </w:r>
      <w:r>
        <w:t xml:space="preserve">, not injury and injury separately account for half of total cases since fatality only accounts for about 0.06% in both road users. </w:t>
      </w:r>
      <w:r w:rsidRPr="00A06D38">
        <w:t>Whereas</w:t>
      </w:r>
      <w:r>
        <w:t>, a collision has above 85% possibility to cause injury when either pedestrians, bicyclists or motorcyclists are involved in.</w:t>
      </w:r>
    </w:p>
    <w:p w14:paraId="2E027543" w14:textId="77777777" w:rsidR="005C07CE" w:rsidRDefault="005C07CE" w:rsidP="00C431DD"/>
    <w:p w14:paraId="2F595825" w14:textId="77777777" w:rsidR="005C07CE" w:rsidRDefault="005C07CE" w:rsidP="00C431DD">
      <w:pPr>
        <w:pStyle w:val="ListParagraph"/>
        <w:numPr>
          <w:ilvl w:val="1"/>
          <w:numId w:val="5"/>
        </w:numPr>
      </w:pPr>
      <w:r>
        <w:t>Road User &amp; Collision Configuration</w:t>
      </w:r>
    </w:p>
    <w:p w14:paraId="11973DE3" w14:textId="77777777" w:rsidR="005C07CE" w:rsidRDefault="005C07CE" w:rsidP="00C431DD">
      <w:pPr>
        <w:ind w:left="288"/>
      </w:pPr>
      <w:r>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18A4C1BC" w:rsidR="005C07CE" w:rsidRDefault="005C07CE" w:rsidP="00C431DD">
      <w:pPr>
        <w:ind w:left="288"/>
      </w:pPr>
      <w:r>
        <w:t>In the end, i</w:t>
      </w:r>
      <w:r w:rsidRPr="0004501A">
        <w:t>t is no surprise that diver and passenger have the identical pattern, both of them are more likely to involve in a rear-end collision, and the second common type is right-angle collision. Single vehicle rollover on roadway causes pedestrian or bicyclists to injure or die is infrequent. However, pedestrian</w:t>
      </w:r>
      <w:r>
        <w:t xml:space="preserve">s </w:t>
      </w:r>
      <w:r w:rsidRPr="0004501A">
        <w:t xml:space="preserve">are more likely to involve in any other single vehicle </w:t>
      </w:r>
      <w:r w:rsidRPr="0004501A">
        <w:lastRenderedPageBreak/>
        <w:t xml:space="preserve">collision </w:t>
      </w:r>
      <w:r>
        <w:t>configuration</w:t>
      </w:r>
      <w:r w:rsidRPr="0004501A">
        <w:t>; for bicyclists, they are more likely to get hurt in a right-angle collision. Among all types of accidents, Motorcyclists get a middling ranking.</w:t>
      </w:r>
    </w:p>
    <w:p w14:paraId="7A8A94AD" w14:textId="77777777" w:rsidR="005C07CE" w:rsidRDefault="005C07CE" w:rsidP="006E73E4">
      <w:pPr>
        <w:ind w:left="288"/>
      </w:pPr>
    </w:p>
    <w:p w14:paraId="57E95FAD" w14:textId="77777777" w:rsidR="00DE1C90" w:rsidRDefault="00DE1C90" w:rsidP="006E73E4">
      <w:pPr>
        <w:ind w:left="288"/>
      </w:pPr>
      <w:r>
        <w:br w:type="page"/>
      </w:r>
    </w:p>
    <w:p w14:paraId="2F0846FE" w14:textId="77777777" w:rsidR="00DE1C90" w:rsidRDefault="00DE1C90" w:rsidP="00DE1C90">
      <w:pPr>
        <w:pStyle w:val="Heading1"/>
      </w:pPr>
      <w:bookmarkStart w:id="60" w:name="_Toc511055709"/>
      <w:r w:rsidRPr="00DE1C90">
        <w:lastRenderedPageBreak/>
        <w:t>Conclusions</w:t>
      </w:r>
      <w:bookmarkEnd w:id="60"/>
    </w:p>
    <w:p w14:paraId="6B983B43" w14:textId="77777777" w:rsidR="00DE1C90" w:rsidRDefault="00B0592C" w:rsidP="00DE1C90">
      <w:pPr>
        <w:pStyle w:val="Heading2"/>
        <w:numPr>
          <w:ilvl w:val="0"/>
          <w:numId w:val="0"/>
        </w:numPr>
      </w:pPr>
      <w:bookmarkStart w:id="61" w:name="_Toc511055710"/>
      <w:r w:rsidRPr="00B0592C">
        <w:t xml:space="preserve">What </w:t>
      </w:r>
      <w:r w:rsidR="00564F31">
        <w:t>we</w:t>
      </w:r>
      <w:r w:rsidRPr="00B0592C">
        <w:t xml:space="preserve"> learn</w:t>
      </w:r>
      <w:r w:rsidR="00564F31">
        <w:t>ed</w:t>
      </w:r>
      <w:r w:rsidRPr="00B0592C">
        <w:t xml:space="preserve"> </w:t>
      </w:r>
      <w:r w:rsidR="00564F31">
        <w:t>from the</w:t>
      </w:r>
      <w:r w:rsidRPr="00B0592C">
        <w:t xml:space="preserve"> data set?</w:t>
      </w:r>
      <w:bookmarkEnd w:id="61"/>
    </w:p>
    <w:p w14:paraId="4A2673FF" w14:textId="77777777" w:rsidR="00B31D0C" w:rsidRPr="00187130" w:rsidRDefault="00B31D0C" w:rsidP="00B31D0C">
      <w:pPr>
        <w:pStyle w:val="ListParagraph"/>
        <w:numPr>
          <w:ilvl w:val="0"/>
          <w:numId w:val="8"/>
        </w:numPr>
        <w:rPr>
          <w:b/>
        </w:rPr>
      </w:pPr>
      <w:r w:rsidRPr="00187130">
        <w:rPr>
          <w:b/>
        </w:rPr>
        <w:t>Collision trend, correlation and seasonality</w:t>
      </w:r>
    </w:p>
    <w:p w14:paraId="403CE4D0" w14:textId="77777777" w:rsidR="00B31D0C" w:rsidRDefault="00B31D0C" w:rsidP="00B31D0C">
      <w:pPr>
        <w:ind w:left="288"/>
      </w:pPr>
      <w:r>
        <w:t>From the analysis we performed above, following observations:</w:t>
      </w:r>
    </w:p>
    <w:p w14:paraId="7B22DDF8" w14:textId="77777777" w:rsidR="00B31D0C" w:rsidRDefault="00B31D0C" w:rsidP="00B31D0C">
      <w:pPr>
        <w:numPr>
          <w:ilvl w:val="0"/>
          <w:numId w:val="11"/>
        </w:numPr>
        <w:spacing w:after="0" w:line="240" w:lineRule="auto"/>
      </w:pPr>
      <w:r>
        <w:t>Collisions number was declining over 15 year period</w:t>
      </w:r>
    </w:p>
    <w:p w14:paraId="03AA6E34" w14:textId="77777777" w:rsidR="00B31D0C" w:rsidRDefault="00B31D0C" w:rsidP="00B31D0C">
      <w:pPr>
        <w:numPr>
          <w:ilvl w:val="0"/>
          <w:numId w:val="11"/>
        </w:numPr>
        <w:spacing w:after="0" w:line="240" w:lineRule="auto"/>
      </w:pPr>
      <w:r>
        <w:t>Fatal and non-fatal collisions are auto-correlated and strongly correlated between themselves.</w:t>
      </w:r>
    </w:p>
    <w:p w14:paraId="3C528527" w14:textId="7943BE7A" w:rsidR="00B31D0C" w:rsidRDefault="00B31D0C" w:rsidP="00B31D0C">
      <w:pPr>
        <w:numPr>
          <w:ilvl w:val="0"/>
          <w:numId w:val="11"/>
        </w:numPr>
        <w:spacing w:after="0" w:line="240" w:lineRule="auto"/>
      </w:pPr>
      <w:r>
        <w:t xml:space="preserve">The collisions have seasonality pattern. The peak happens </w:t>
      </w:r>
      <w:r w:rsidR="00B10130">
        <w:t>is the</w:t>
      </w:r>
      <w:r>
        <w:t xml:space="preserve"> middle of a year and off-peak is in the first quarter.</w:t>
      </w:r>
    </w:p>
    <w:p w14:paraId="44CAEEDA" w14:textId="77777777" w:rsidR="00B31D0C" w:rsidRDefault="00B31D0C" w:rsidP="00B31D0C">
      <w:pPr>
        <w:spacing w:after="0" w:line="240" w:lineRule="auto"/>
        <w:ind w:left="504"/>
      </w:pPr>
    </w:p>
    <w:p w14:paraId="3839F830" w14:textId="77777777" w:rsidR="00B31D0C" w:rsidRDefault="00B31D0C" w:rsidP="00B31D0C">
      <w:pPr>
        <w:pStyle w:val="ListParagraph"/>
        <w:numPr>
          <w:ilvl w:val="0"/>
          <w:numId w:val="8"/>
        </w:numPr>
        <w:rPr>
          <w:b/>
        </w:rPr>
      </w:pPr>
      <w:r>
        <w:rPr>
          <w:b/>
        </w:rPr>
        <w:t>C</w:t>
      </w:r>
      <w:r w:rsidRPr="00F63A90">
        <w:rPr>
          <w:b/>
        </w:rPr>
        <w:t xml:space="preserve">ollision risk </w:t>
      </w:r>
      <w:r>
        <w:rPr>
          <w:b/>
        </w:rPr>
        <w:t xml:space="preserve">by </w:t>
      </w:r>
      <w:r w:rsidRPr="00F63A90">
        <w:rPr>
          <w:b/>
        </w:rPr>
        <w:t>week day and day hour</w:t>
      </w:r>
    </w:p>
    <w:p w14:paraId="22F31EDC" w14:textId="77777777" w:rsidR="00B31D0C" w:rsidRDefault="00B31D0C" w:rsidP="00B31D0C">
      <w:pPr>
        <w:ind w:left="288"/>
      </w:pPr>
      <w:r>
        <w:t>From the analysis we performed above, following observations:</w:t>
      </w:r>
    </w:p>
    <w:p w14:paraId="63F39418" w14:textId="77777777" w:rsidR="00B31D0C" w:rsidRDefault="00B31D0C" w:rsidP="00B31D0C">
      <w:pPr>
        <w:numPr>
          <w:ilvl w:val="0"/>
          <w:numId w:val="12"/>
        </w:numPr>
        <w:spacing w:after="0" w:line="240" w:lineRule="auto"/>
      </w:pPr>
      <w:r>
        <w:t>O</w:t>
      </w:r>
      <w:r w:rsidRPr="00AF64A0">
        <w:t>verall collision distribution over a week is similar with a small peak of Friday and downturn od Sunday</w:t>
      </w:r>
    </w:p>
    <w:p w14:paraId="12854313" w14:textId="77777777" w:rsidR="00B31D0C" w:rsidRDefault="00B31D0C" w:rsidP="00B31D0C">
      <w:pPr>
        <w:numPr>
          <w:ilvl w:val="0"/>
          <w:numId w:val="12"/>
        </w:numPr>
        <w:spacing w:after="0" w:line="240" w:lineRule="auto"/>
      </w:pPr>
      <w:r>
        <w:t>There are two peaks of collision risk.</w:t>
      </w:r>
      <w:r w:rsidRPr="00AF64A0">
        <w:t xml:space="preserve"> One is at 8am and the second is at 4pm. These peaks reflect morning and afternoon rush hours </w:t>
      </w:r>
    </w:p>
    <w:p w14:paraId="1D6AE807" w14:textId="77777777" w:rsidR="00B31D0C" w:rsidRDefault="00B31D0C" w:rsidP="00B31D0C">
      <w:pPr>
        <w:spacing w:after="0" w:line="240" w:lineRule="auto"/>
        <w:ind w:left="288"/>
      </w:pPr>
    </w:p>
    <w:p w14:paraId="295409E5" w14:textId="77777777" w:rsidR="00B31D0C" w:rsidRDefault="00B31D0C" w:rsidP="00B31D0C">
      <w:pPr>
        <w:pStyle w:val="ListParagraph"/>
        <w:numPr>
          <w:ilvl w:val="0"/>
          <w:numId w:val="8"/>
        </w:numPr>
        <w:rPr>
          <w:b/>
        </w:rPr>
      </w:pPr>
      <w:r>
        <w:rPr>
          <w:b/>
        </w:rPr>
        <w:t>Road configuration, road surface, weather and traffic control</w:t>
      </w:r>
    </w:p>
    <w:p w14:paraId="180C5642" w14:textId="77777777" w:rsidR="00B31D0C" w:rsidRDefault="00B31D0C" w:rsidP="00B31D0C">
      <w:pPr>
        <w:ind w:left="288"/>
      </w:pPr>
      <w:r>
        <w:t>From the analysis we performed above, following observations:</w:t>
      </w:r>
    </w:p>
    <w:p w14:paraId="2C55E111" w14:textId="77777777" w:rsidR="00B31D0C" w:rsidRDefault="00B31D0C" w:rsidP="00B31D0C">
      <w:pPr>
        <w:numPr>
          <w:ilvl w:val="0"/>
          <w:numId w:val="12"/>
        </w:numPr>
        <w:spacing w:after="0" w:line="240" w:lineRule="auto"/>
      </w:pPr>
      <w:r>
        <w:t>Mid-block and intersection collisions represent the biggest portion of collisions.</w:t>
      </w:r>
    </w:p>
    <w:p w14:paraId="75A820C4" w14:textId="1979A048" w:rsidR="00B31D0C" w:rsidRDefault="00B31D0C" w:rsidP="00B31D0C">
      <w:pPr>
        <w:numPr>
          <w:ilvl w:val="0"/>
          <w:numId w:val="12"/>
        </w:numPr>
        <w:spacing w:after="0" w:line="240" w:lineRule="auto"/>
      </w:pPr>
      <w:r>
        <w:t>The collisions with passing or climbing lane have the highest fatality rate ~12%. The possible reason could be a speed difference between vehicles at the collision moment and a vulnerable position of vehicle that was trying to change the lane.</w:t>
      </w:r>
    </w:p>
    <w:p w14:paraId="4DFDE601" w14:textId="77777777" w:rsidR="00B31D0C" w:rsidRDefault="00B31D0C" w:rsidP="00B31D0C">
      <w:pPr>
        <w:numPr>
          <w:ilvl w:val="0"/>
          <w:numId w:val="12"/>
        </w:numPr>
        <w:spacing w:after="0" w:line="240" w:lineRule="auto"/>
      </w:pPr>
      <w:r>
        <w:t xml:space="preserve"> The majority of collisions had place in a clear and sunny day.</w:t>
      </w:r>
    </w:p>
    <w:p w14:paraId="206D964C" w14:textId="77777777" w:rsidR="00B31D0C" w:rsidRDefault="00B31D0C" w:rsidP="00B31D0C">
      <w:pPr>
        <w:numPr>
          <w:ilvl w:val="0"/>
          <w:numId w:val="12"/>
        </w:numPr>
        <w:spacing w:after="0" w:line="240" w:lineRule="auto"/>
      </w:pPr>
      <w:r>
        <w:t>The most dangerous weather for drivers was weather with limited visibility like as fog, smog and mist and weather with strong wind. The fatality rate in such weather condition was about 4%.</w:t>
      </w:r>
    </w:p>
    <w:p w14:paraId="272BA499" w14:textId="77777777" w:rsidR="00B31D0C" w:rsidRPr="00276C4F" w:rsidRDefault="00B31D0C" w:rsidP="00B31D0C">
      <w:pPr>
        <w:numPr>
          <w:ilvl w:val="0"/>
          <w:numId w:val="12"/>
        </w:numPr>
        <w:spacing w:after="0" w:line="240" w:lineRule="auto"/>
        <w:rPr>
          <w:b/>
        </w:rPr>
      </w:pPr>
      <w:r>
        <w:t>The most often collisions occurred on dry and normal road surface.</w:t>
      </w:r>
    </w:p>
    <w:p w14:paraId="505643E5" w14:textId="25D31CF3" w:rsidR="00B31D0C" w:rsidRDefault="00B31D0C" w:rsidP="00B31D0C">
      <w:pPr>
        <w:numPr>
          <w:ilvl w:val="0"/>
          <w:numId w:val="12"/>
        </w:numPr>
        <w:spacing w:after="0" w:line="240" w:lineRule="auto"/>
        <w:rPr>
          <w:b/>
        </w:rPr>
      </w:pPr>
      <w:r>
        <w:t xml:space="preserve">The most </w:t>
      </w:r>
      <w:r w:rsidRPr="00F903B0">
        <w:rPr>
          <w:lang w:val="en-US"/>
        </w:rPr>
        <w:t>life-threatening</w:t>
      </w:r>
      <w:r>
        <w:rPr>
          <w:lang w:val="en-US"/>
        </w:rPr>
        <w:t xml:space="preserve"> collisions </w:t>
      </w:r>
      <w:r>
        <w:rPr>
          <w:lang w:val="en-US"/>
        </w:rPr>
        <w:t xml:space="preserve">happen </w:t>
      </w:r>
      <w:r>
        <w:t>on</w:t>
      </w:r>
      <w:r>
        <w:t xml:space="preserve"> sandy, dirty and muddy roads. The fatality rate there is between 3.5% </w:t>
      </w:r>
      <w:r>
        <w:t>and</w:t>
      </w:r>
      <w:r>
        <w:t xml:space="preserve"> </w:t>
      </w:r>
      <w:r>
        <w:t>4.5%.</w:t>
      </w:r>
      <w:r w:rsidRPr="00AF64A0">
        <w:rPr>
          <w:b/>
        </w:rPr>
        <w:t xml:space="preserve"> </w:t>
      </w:r>
    </w:p>
    <w:p w14:paraId="34D535BC" w14:textId="77777777" w:rsidR="005C07CE" w:rsidRDefault="005C07CE" w:rsidP="00BC16D4">
      <w:pPr>
        <w:spacing w:after="0" w:line="240" w:lineRule="auto"/>
        <w:ind w:left="288"/>
        <w:rPr>
          <w:b/>
        </w:rPr>
      </w:pPr>
    </w:p>
    <w:p w14:paraId="18777884" w14:textId="77777777" w:rsidR="00B31D0C" w:rsidRPr="00BC16D4" w:rsidRDefault="00B31D0C" w:rsidP="00BC16D4">
      <w:pPr>
        <w:ind w:left="288"/>
        <w:rPr>
          <w:b/>
        </w:rPr>
      </w:pPr>
      <w:r>
        <w:t>The present of traffic control signs and signals was not a defining factor of collision. The proportion of collisions in both cases was similar.  The most critical collision type from fatality perspective were collisions happened in reduced speed zone and near railway traffic controls (7%-8%). While high fatality rate near railway signals can be explained by collision with train, the high collision rate in reduced speed zone was not easy to understand. One possible explanation could be a collision with minors, because the reduced speed zone signs are installed near schools and day care services.</w:t>
      </w:r>
    </w:p>
    <w:p w14:paraId="3A572F01" w14:textId="77777777" w:rsidR="00B31D0C" w:rsidRDefault="00B31D0C" w:rsidP="00B31D0C">
      <w:pPr>
        <w:rPr>
          <w:b/>
        </w:rPr>
      </w:pPr>
    </w:p>
    <w:p w14:paraId="3DB3050B" w14:textId="77777777" w:rsidR="00564F31" w:rsidRDefault="00564F31" w:rsidP="00B31D0C">
      <w:pPr>
        <w:pStyle w:val="ListParagraph"/>
        <w:numPr>
          <w:ilvl w:val="0"/>
          <w:numId w:val="8"/>
        </w:numPr>
        <w:rPr>
          <w:b/>
        </w:rPr>
      </w:pPr>
      <w:r>
        <w:rPr>
          <w:b/>
        </w:rPr>
        <w:lastRenderedPageBreak/>
        <w:t>Road Alignment and Accident</w:t>
      </w:r>
    </w:p>
    <w:p w14:paraId="17D53C02" w14:textId="77777777" w:rsidR="00BE7847" w:rsidRDefault="00BE7847" w:rsidP="00BE7847">
      <w:pPr>
        <w:ind w:left="288"/>
      </w:pPr>
      <w:r>
        <w:t>From the analysis we performed above, following observations:</w:t>
      </w:r>
    </w:p>
    <w:p w14:paraId="6A6BD75D" w14:textId="77777777" w:rsidR="00BE7847" w:rsidRDefault="00BE7847" w:rsidP="00BC16D4">
      <w:pPr>
        <w:numPr>
          <w:ilvl w:val="0"/>
          <w:numId w:val="12"/>
        </w:numPr>
        <w:spacing w:after="0" w:line="240" w:lineRule="auto"/>
      </w:pPr>
      <w:r>
        <w:t>Most collisions happened in level and aligned road. Drivers should pay more attention when drive on good road condition, and follow speed limit.</w:t>
      </w:r>
    </w:p>
    <w:p w14:paraId="4632054B" w14:textId="77777777" w:rsidR="00BE7847" w:rsidRDefault="00BE7847" w:rsidP="00BC16D4">
      <w:pPr>
        <w:numPr>
          <w:ilvl w:val="0"/>
          <w:numId w:val="12"/>
        </w:numPr>
        <w:spacing w:after="0" w:line="240" w:lineRule="auto"/>
      </w:pPr>
      <w:r>
        <w:t>However, bad road alignment may post higher risk of fatal accident. Drivers need to anticipate possible outcome when the view is not so wide, and always be cautious to avoid serious injury as possible.</w:t>
      </w:r>
    </w:p>
    <w:p w14:paraId="0801E76A" w14:textId="77777777" w:rsidR="00BE7847" w:rsidRDefault="00BE7847" w:rsidP="00BC16D4">
      <w:pPr>
        <w:numPr>
          <w:ilvl w:val="0"/>
          <w:numId w:val="12"/>
        </w:numPr>
        <w:spacing w:after="0" w:line="240" w:lineRule="auto"/>
      </w:pPr>
      <w:r>
        <w:t>Rear-end collision is the most popular collision type. Keep enough space to the car in front of you, especially on well aligned road.</w:t>
      </w:r>
    </w:p>
    <w:p w14:paraId="4C1786D4" w14:textId="77777777" w:rsidR="00BE7847" w:rsidRDefault="00BE7847" w:rsidP="00BC16D4">
      <w:pPr>
        <w:numPr>
          <w:ilvl w:val="0"/>
          <w:numId w:val="12"/>
        </w:numPr>
        <w:spacing w:after="0" w:line="240" w:lineRule="auto"/>
      </w:pPr>
      <w:r>
        <w:t>Right-angle collision and left-turn collision are also popular, wait one more second before turning your wheel, or rushing into the intersection.</w:t>
      </w:r>
    </w:p>
    <w:p w14:paraId="3D9C4B22" w14:textId="77777777" w:rsidR="00BE7847" w:rsidRDefault="00BE7847" w:rsidP="00DE1C90"/>
    <w:p w14:paraId="2FFB2235" w14:textId="77777777" w:rsidR="00564F31" w:rsidRPr="00564F31" w:rsidRDefault="00564F31" w:rsidP="00DE1C90">
      <w:pPr>
        <w:pStyle w:val="ListParagraph"/>
        <w:numPr>
          <w:ilvl w:val="0"/>
          <w:numId w:val="8"/>
        </w:numPr>
        <w:rPr>
          <w:b/>
        </w:rPr>
      </w:pPr>
      <w:r w:rsidRPr="003E17B4">
        <w:rPr>
          <w:b/>
        </w:rPr>
        <w:t>Vehicle Type</w:t>
      </w:r>
      <w:r>
        <w:rPr>
          <w:b/>
        </w:rPr>
        <w:t xml:space="preserve"> and Accident</w:t>
      </w:r>
    </w:p>
    <w:p w14:paraId="505C1056" w14:textId="77777777" w:rsidR="00564F31" w:rsidRDefault="00564F31" w:rsidP="00564F31">
      <w:pPr>
        <w:ind w:left="288"/>
      </w:pPr>
      <w:r>
        <w:t>Clear seasonal patterns observed for certain types:</w:t>
      </w:r>
    </w:p>
    <w:p w14:paraId="76EB9F36" w14:textId="77777777" w:rsidR="00564F31" w:rsidRDefault="00564F31" w:rsidP="00BC16D4">
      <w:pPr>
        <w:numPr>
          <w:ilvl w:val="0"/>
          <w:numId w:val="12"/>
        </w:numPr>
        <w:spacing w:after="0" w:line="240" w:lineRule="auto"/>
      </w:pPr>
      <w:r>
        <w:t>School bus involved in collisions out of summer vacation (July and August);</w:t>
      </w:r>
    </w:p>
    <w:p w14:paraId="4847D101" w14:textId="77777777" w:rsidR="00564F31" w:rsidRDefault="00564F31" w:rsidP="00BC16D4">
      <w:pPr>
        <w:numPr>
          <w:ilvl w:val="0"/>
          <w:numId w:val="12"/>
        </w:numPr>
        <w:spacing w:after="0" w:line="240" w:lineRule="auto"/>
      </w:pPr>
      <w:r>
        <w:t>Vehicles for out-door activities (i.e., bicycle, motorcycle, off-road vehicle and motorhome) involved in collisions mostly during summer time (April to October);</w:t>
      </w:r>
    </w:p>
    <w:p w14:paraId="0629ECE8" w14:textId="77777777" w:rsidR="00564F31" w:rsidRDefault="00564F31" w:rsidP="00BC16D4">
      <w:pPr>
        <w:numPr>
          <w:ilvl w:val="0"/>
          <w:numId w:val="12"/>
        </w:numPr>
        <w:spacing w:after="0" w:line="240" w:lineRule="auto"/>
      </w:pPr>
      <w:r>
        <w:t>In opposite, snow-mobile collisions are more from October to April.</w:t>
      </w:r>
    </w:p>
    <w:p w14:paraId="11723615" w14:textId="77777777" w:rsidR="00564F31" w:rsidRDefault="00564F31" w:rsidP="00564F31">
      <w:pPr>
        <w:spacing w:after="0" w:line="240" w:lineRule="auto"/>
      </w:pPr>
    </w:p>
    <w:p w14:paraId="65918723" w14:textId="77777777" w:rsidR="00564F31" w:rsidRDefault="00564F31" w:rsidP="00564F31">
      <w:pPr>
        <w:ind w:left="288"/>
      </w:pPr>
      <w:r>
        <w:t>While light duty vehicles, light trucks, motorcycles and bicycles involved in most of the collisions, most fatal collision ratio observed from following types:</w:t>
      </w:r>
    </w:p>
    <w:p w14:paraId="1AFA3CCF" w14:textId="77777777" w:rsidR="00564F31" w:rsidRDefault="00564F31" w:rsidP="00BC16D4">
      <w:pPr>
        <w:numPr>
          <w:ilvl w:val="0"/>
          <w:numId w:val="12"/>
        </w:numPr>
        <w:spacing w:after="0" w:line="240" w:lineRule="auto"/>
      </w:pPr>
      <w:r>
        <w:t>Road tractor and Snowmobile is around 7%;</w:t>
      </w:r>
    </w:p>
    <w:p w14:paraId="0CFB84AE" w14:textId="77777777" w:rsidR="00564F31" w:rsidRDefault="00564F31" w:rsidP="00BC16D4">
      <w:pPr>
        <w:numPr>
          <w:ilvl w:val="0"/>
          <w:numId w:val="12"/>
        </w:numPr>
        <w:spacing w:after="0" w:line="240" w:lineRule="auto"/>
      </w:pPr>
      <w:r>
        <w:t>Street car, farm equipment and motorhome is about 6%.</w:t>
      </w:r>
    </w:p>
    <w:p w14:paraId="281DB285" w14:textId="77777777" w:rsidR="00564F31" w:rsidRDefault="00564F31" w:rsidP="00564F31">
      <w:pPr>
        <w:spacing w:after="0" w:line="240" w:lineRule="auto"/>
      </w:pPr>
    </w:p>
    <w:p w14:paraId="165671B5" w14:textId="77777777" w:rsidR="00564F31" w:rsidRDefault="00564F31" w:rsidP="00564F31">
      <w:pPr>
        <w:ind w:left="288"/>
      </w:pPr>
      <w:r>
        <w:t>If you see those vehicle when you drive, try stay away from them.</w:t>
      </w:r>
    </w:p>
    <w:p w14:paraId="0D54FAFC" w14:textId="77777777" w:rsidR="00564F31" w:rsidRDefault="00564F31" w:rsidP="00564F31">
      <w:pPr>
        <w:ind w:left="288"/>
      </w:pPr>
    </w:p>
    <w:p w14:paraId="102D3AF0" w14:textId="77777777" w:rsidR="00564F31" w:rsidRDefault="00564F31" w:rsidP="00564F31">
      <w:pPr>
        <w:pStyle w:val="ListParagraph"/>
        <w:numPr>
          <w:ilvl w:val="0"/>
          <w:numId w:val="8"/>
        </w:numPr>
        <w:rPr>
          <w:b/>
        </w:rPr>
      </w:pPr>
      <w:r w:rsidRPr="00564F31">
        <w:rPr>
          <w:b/>
        </w:rPr>
        <w:t>Vehicle Model Year</w:t>
      </w:r>
      <w:r>
        <w:rPr>
          <w:b/>
        </w:rPr>
        <w:t xml:space="preserve"> and Accident</w:t>
      </w:r>
    </w:p>
    <w:p w14:paraId="323AD52A" w14:textId="77777777" w:rsidR="00564F31" w:rsidRDefault="00564F31" w:rsidP="00BE7847">
      <w:pPr>
        <w:ind w:left="360"/>
      </w:pPr>
      <w:r>
        <w:t xml:space="preserve">As </w:t>
      </w:r>
      <w:r w:rsidR="00BE7847">
        <w:t xml:space="preserve">the </w:t>
      </w:r>
      <w:r w:rsidRPr="00564F31">
        <w:t xml:space="preserve">collision </w:t>
      </w:r>
      <w:r w:rsidR="00BE7847">
        <w:t xml:space="preserve">rate </w:t>
      </w:r>
      <w:r w:rsidRPr="00564F31">
        <w:t>peaks in</w:t>
      </w:r>
      <w:r w:rsidR="00BE7847">
        <w:t xml:space="preserve"> a vehicle</w:t>
      </w:r>
      <w:r w:rsidRPr="00564F31">
        <w:t xml:space="preserve"> </w:t>
      </w:r>
      <w:r w:rsidR="00BE7847">
        <w:t xml:space="preserve">model’s </w:t>
      </w:r>
      <w:r w:rsidRPr="00564F31">
        <w:t>10</w:t>
      </w:r>
      <w:r w:rsidR="00BE7847" w:rsidRPr="00BE7847">
        <w:rPr>
          <w:vertAlign w:val="superscript"/>
        </w:rPr>
        <w:t>th</w:t>
      </w:r>
      <w:r w:rsidR="00BE7847">
        <w:t xml:space="preserve"> year</w:t>
      </w:r>
      <w:r w:rsidRPr="00564F31">
        <w:t>,</w:t>
      </w:r>
      <w:r w:rsidR="00BE7847">
        <w:t xml:space="preserve"> maybe you should consider a new car when it get into that age to reduce the risk of an accident</w:t>
      </w:r>
      <w:r w:rsidRPr="00564F31">
        <w:t>.</w:t>
      </w:r>
    </w:p>
    <w:p w14:paraId="16108D25" w14:textId="4589DB42" w:rsidR="00685BCD" w:rsidRDefault="00685BCD" w:rsidP="00DE1C90"/>
    <w:p w14:paraId="01032B2D" w14:textId="77777777" w:rsidR="005C07CE" w:rsidRDefault="005C07CE" w:rsidP="00BC16D4">
      <w:pPr>
        <w:pStyle w:val="ListParagraph"/>
        <w:numPr>
          <w:ilvl w:val="0"/>
          <w:numId w:val="8"/>
        </w:numPr>
        <w:rPr>
          <w:b/>
        </w:rPr>
      </w:pPr>
      <w:r w:rsidRPr="004430A7">
        <w:rPr>
          <w:b/>
        </w:rPr>
        <w:t xml:space="preserve">Person </w:t>
      </w:r>
      <w:r>
        <w:rPr>
          <w:b/>
        </w:rPr>
        <w:t>S</w:t>
      </w:r>
      <w:r w:rsidRPr="004430A7">
        <w:rPr>
          <w:b/>
        </w:rPr>
        <w:t>ex</w:t>
      </w:r>
      <w:r>
        <w:rPr>
          <w:b/>
        </w:rPr>
        <w:t xml:space="preserve"> and Accident</w:t>
      </w:r>
    </w:p>
    <w:p w14:paraId="719BFC97" w14:textId="77777777" w:rsidR="005C07CE" w:rsidRDefault="005C07CE" w:rsidP="00BC16D4">
      <w:pPr>
        <w:ind w:left="288"/>
      </w:pPr>
      <w:r w:rsidRPr="00435CA6">
        <w:t>Based on previous analysis,</w:t>
      </w:r>
      <w:r>
        <w:t xml:space="preserve"> some observations can be concluded as follow:</w:t>
      </w:r>
    </w:p>
    <w:p w14:paraId="0836233F" w14:textId="77777777" w:rsidR="005C07CE" w:rsidRDefault="005C07CE" w:rsidP="00BC16D4">
      <w:pPr>
        <w:numPr>
          <w:ilvl w:val="0"/>
          <w:numId w:val="12"/>
        </w:numPr>
        <w:spacing w:after="0" w:line="240" w:lineRule="auto"/>
      </w:pPr>
      <w:r>
        <w:t>Me</w:t>
      </w:r>
      <w:r w:rsidRPr="00A83FE7">
        <w:t xml:space="preserve">n are more likely to involve in a collision accident </w:t>
      </w:r>
      <w:r>
        <w:t>than women.</w:t>
      </w:r>
    </w:p>
    <w:p w14:paraId="1FF2E69B" w14:textId="77777777" w:rsidR="005C07CE" w:rsidRDefault="005C07CE" w:rsidP="00BC16D4">
      <w:pPr>
        <w:numPr>
          <w:ilvl w:val="0"/>
          <w:numId w:val="12"/>
        </w:numPr>
        <w:spacing w:after="0" w:line="240" w:lineRule="auto"/>
      </w:pPr>
      <w:r>
        <w:t>F</w:t>
      </w:r>
      <w:r w:rsidRPr="00A55B1E">
        <w:t>emale is more likely to injure in an accident</w:t>
      </w:r>
      <w:r>
        <w:t xml:space="preserve">. </w:t>
      </w:r>
    </w:p>
    <w:p w14:paraId="44857D0F" w14:textId="11A9B370" w:rsidR="005C07CE" w:rsidRDefault="005C07CE" w:rsidP="00BC16D4">
      <w:pPr>
        <w:numPr>
          <w:ilvl w:val="0"/>
          <w:numId w:val="12"/>
        </w:numPr>
        <w:spacing w:after="0" w:line="240" w:lineRule="auto"/>
      </w:pPr>
      <w:r>
        <w:t xml:space="preserve">However, men are more likely </w:t>
      </w:r>
      <w:r w:rsidR="006E7A0F">
        <w:t xml:space="preserve">being </w:t>
      </w:r>
      <w:r>
        <w:t xml:space="preserve">involved in a fatal accident. </w:t>
      </w:r>
      <w:r w:rsidRPr="00CF45D1">
        <w:t>Numerically, men are twice as likely to die as woman.</w:t>
      </w:r>
      <w:r>
        <w:t xml:space="preserve"> </w:t>
      </w:r>
    </w:p>
    <w:p w14:paraId="501B7D7E" w14:textId="77777777" w:rsidR="005C07CE" w:rsidRDefault="005C07CE" w:rsidP="00BC16D4">
      <w:pPr>
        <w:numPr>
          <w:ilvl w:val="0"/>
          <w:numId w:val="12"/>
        </w:numPr>
        <w:spacing w:after="0" w:line="240" w:lineRule="auto"/>
      </w:pPr>
      <w:r>
        <w:t xml:space="preserve">Accident configurations and collision hour do not have a significant </w:t>
      </w:r>
      <w:r w:rsidRPr="008A30CC">
        <w:t>sexual differentiation</w:t>
      </w:r>
      <w:r>
        <w:t>.</w:t>
      </w:r>
    </w:p>
    <w:p w14:paraId="49AA2AD5" w14:textId="77777777" w:rsidR="005C07CE" w:rsidRDefault="005C07CE" w:rsidP="005C07CE">
      <w:pPr>
        <w:pStyle w:val="ListParagraph"/>
        <w:ind w:left="1800"/>
      </w:pPr>
    </w:p>
    <w:p w14:paraId="203A01FA" w14:textId="77777777" w:rsidR="005C07CE" w:rsidRDefault="005C07CE" w:rsidP="00BC16D4">
      <w:pPr>
        <w:pStyle w:val="ListParagraph"/>
        <w:numPr>
          <w:ilvl w:val="0"/>
          <w:numId w:val="8"/>
        </w:numPr>
        <w:rPr>
          <w:b/>
        </w:rPr>
      </w:pPr>
      <w:r>
        <w:rPr>
          <w:b/>
        </w:rPr>
        <w:t>Person Age and Accident</w:t>
      </w:r>
    </w:p>
    <w:p w14:paraId="6C6A8A11" w14:textId="77777777" w:rsidR="005C07CE" w:rsidRDefault="005C07CE" w:rsidP="00BC16D4">
      <w:pPr>
        <w:numPr>
          <w:ilvl w:val="0"/>
          <w:numId w:val="12"/>
        </w:numPr>
        <w:spacing w:after="0" w:line="240" w:lineRule="auto"/>
      </w:pPr>
      <w:r>
        <w:t>T</w:t>
      </w:r>
      <w:r w:rsidRPr="00015196">
        <w:t>he most dangerous population is from 21 to 30 years old</w:t>
      </w:r>
      <w:r>
        <w:t>, called young adults, and the in-accident probabilities decreases with age increases.</w:t>
      </w:r>
    </w:p>
    <w:p w14:paraId="4E3F9B7F" w14:textId="77777777" w:rsidR="005C07CE" w:rsidRDefault="005C07CE" w:rsidP="00BC16D4">
      <w:pPr>
        <w:numPr>
          <w:ilvl w:val="0"/>
          <w:numId w:val="12"/>
        </w:numPr>
        <w:spacing w:after="0" w:line="240" w:lineRule="auto"/>
      </w:pPr>
      <w:r>
        <w:t>The</w:t>
      </w:r>
      <w:r w:rsidRPr="00015196">
        <w:t xml:space="preserve"> youth whose age is from 11 to 20 are more likely to involve in a collision at night, especially from 9</w:t>
      </w:r>
      <w:r>
        <w:t xml:space="preserve"> </w:t>
      </w:r>
      <w:r w:rsidRPr="00015196">
        <w:t>pm to 1</w:t>
      </w:r>
      <w:r>
        <w:t xml:space="preserve"> </w:t>
      </w:r>
      <w:r w:rsidRPr="00015196">
        <w:t>am.</w:t>
      </w:r>
    </w:p>
    <w:p w14:paraId="793D3192" w14:textId="77777777" w:rsidR="005C07CE" w:rsidRDefault="005C07CE" w:rsidP="00BC16D4">
      <w:pPr>
        <w:numPr>
          <w:ilvl w:val="0"/>
          <w:numId w:val="12"/>
        </w:numPr>
        <w:spacing w:after="0" w:line="240" w:lineRule="auto"/>
      </w:pPr>
      <w:r>
        <w:t>P</w:t>
      </w:r>
      <w:r w:rsidRPr="00015196">
        <w:t>eople</w:t>
      </w:r>
      <w:r>
        <w:t xml:space="preserve"> who are in working age</w:t>
      </w:r>
      <w:r w:rsidRPr="00015196">
        <w:t xml:space="preserve"> share the same </w:t>
      </w:r>
      <w:r w:rsidRPr="00C510B3">
        <w:t>tendency</w:t>
      </w:r>
      <w:r w:rsidRPr="00015196">
        <w:t>, which is the rush hour are</w:t>
      </w:r>
      <w:r>
        <w:t xml:space="preserve"> more</w:t>
      </w:r>
      <w:r w:rsidRPr="00015196">
        <w:t xml:space="preserve"> likely to collide. </w:t>
      </w:r>
    </w:p>
    <w:p w14:paraId="3BA3B775" w14:textId="77777777" w:rsidR="005C07CE" w:rsidRDefault="005C07CE" w:rsidP="00BC16D4">
      <w:pPr>
        <w:numPr>
          <w:ilvl w:val="0"/>
          <w:numId w:val="12"/>
        </w:numPr>
        <w:spacing w:after="0" w:line="240" w:lineRule="auto"/>
      </w:pPr>
      <w:r>
        <w:t>A</w:t>
      </w:r>
      <w:r w:rsidRPr="00A846F7">
        <w:t xml:space="preserve">s far as </w:t>
      </w:r>
      <w:r>
        <w:t xml:space="preserve">the teenager, young adult and adult are </w:t>
      </w:r>
      <w:r w:rsidRPr="00A846F7">
        <w:t>concerned</w:t>
      </w:r>
      <w:r>
        <w:t xml:space="preserve">, most collisions happened on Friday. </w:t>
      </w:r>
    </w:p>
    <w:p w14:paraId="12C1E271" w14:textId="1DB2BBFF" w:rsidR="005C07CE" w:rsidRDefault="005C07CE" w:rsidP="00BC16D4">
      <w:pPr>
        <w:numPr>
          <w:ilvl w:val="0"/>
          <w:numId w:val="12"/>
        </w:numPr>
        <w:spacing w:after="0" w:line="240" w:lineRule="auto"/>
      </w:pPr>
      <w:r w:rsidRPr="00895EF6">
        <w:t xml:space="preserve">Also, </w:t>
      </w:r>
      <w:r>
        <w:t xml:space="preserve">in-accident </w:t>
      </w:r>
      <w:r w:rsidRPr="00895EF6">
        <w:t>probabilities</w:t>
      </w:r>
      <w:r>
        <w:t xml:space="preserve"> of </w:t>
      </w:r>
      <w:r w:rsidRPr="00895EF6">
        <w:t>the youth are significantly increasing over the weekend.</w:t>
      </w:r>
      <w:r w:rsidRPr="007823B6">
        <w:t xml:space="preserve"> </w:t>
      </w:r>
      <w:r>
        <w:t xml:space="preserve">In contrast, adults are </w:t>
      </w:r>
      <w:r w:rsidR="006E7A0F">
        <w:t>less likely being</w:t>
      </w:r>
      <w:r>
        <w:t xml:space="preserve"> involved in an accident on Sunday.</w:t>
      </w:r>
    </w:p>
    <w:p w14:paraId="3318C1D9" w14:textId="4064BC0E" w:rsidR="005C07CE" w:rsidRPr="00CF45D1" w:rsidRDefault="005C07CE" w:rsidP="00BC16D4">
      <w:pPr>
        <w:numPr>
          <w:ilvl w:val="0"/>
          <w:numId w:val="12"/>
        </w:numPr>
        <w:spacing w:after="0" w:line="240" w:lineRule="auto"/>
      </w:pPr>
      <w:r>
        <w:t xml:space="preserve">The injuries of young adults are around twice of </w:t>
      </w:r>
      <w:r w:rsidR="006E7A0F">
        <w:t>those of whose age between 51 and</w:t>
      </w:r>
      <w:r>
        <w:t xml:space="preserve"> 60. However, all cases show that fatality of young adults are not outstanding. Which means</w:t>
      </w:r>
      <w:r w:rsidR="006E7A0F">
        <w:t xml:space="preserve"> young adults are more likely being</w:t>
      </w:r>
      <w:r>
        <w:t xml:space="preserve"> involved in a not fatal crash. </w:t>
      </w:r>
    </w:p>
    <w:p w14:paraId="57D16F88" w14:textId="77777777" w:rsidR="005C07CE" w:rsidRDefault="005C07CE" w:rsidP="005C07CE">
      <w:pPr>
        <w:pStyle w:val="ListParagraph"/>
        <w:ind w:left="1080"/>
        <w:rPr>
          <w:b/>
        </w:rPr>
      </w:pPr>
    </w:p>
    <w:p w14:paraId="18B09C1C" w14:textId="77777777" w:rsidR="005C07CE" w:rsidRDefault="005C07CE" w:rsidP="00BC16D4">
      <w:pPr>
        <w:pStyle w:val="ListParagraph"/>
        <w:numPr>
          <w:ilvl w:val="0"/>
          <w:numId w:val="8"/>
        </w:numPr>
        <w:rPr>
          <w:b/>
        </w:rPr>
      </w:pPr>
      <w:r>
        <w:rPr>
          <w:b/>
        </w:rPr>
        <w:t>Road User Class and Accident</w:t>
      </w:r>
    </w:p>
    <w:p w14:paraId="4A61A0A2" w14:textId="77777777" w:rsidR="005C07CE" w:rsidRPr="00BC16D4" w:rsidRDefault="005C07CE" w:rsidP="00BC16D4">
      <w:pPr>
        <w:numPr>
          <w:ilvl w:val="0"/>
          <w:numId w:val="12"/>
        </w:numPr>
        <w:spacing w:after="0" w:line="240" w:lineRule="auto"/>
      </w:pPr>
      <w:r>
        <w:t>The major road user class involved in an accident is drivers, they</w:t>
      </w:r>
      <w:r w:rsidRPr="007D6FC0">
        <w:t xml:space="preserve"> are twice likely to get hurt or die than passengers.</w:t>
      </w:r>
    </w:p>
    <w:p w14:paraId="1E5C451D" w14:textId="77777777" w:rsidR="005C07CE" w:rsidRPr="00BC16D4" w:rsidRDefault="005C07CE" w:rsidP="00BC16D4">
      <w:pPr>
        <w:numPr>
          <w:ilvl w:val="0"/>
          <w:numId w:val="12"/>
        </w:numPr>
        <w:spacing w:after="0" w:line="240" w:lineRule="auto"/>
      </w:pPr>
      <w:r>
        <w:t>B</w:t>
      </w:r>
      <w:r w:rsidRPr="007D6FC0">
        <w:t>icyclists are the safest</w:t>
      </w:r>
      <w:r>
        <w:t xml:space="preserve">, because of the lowest </w:t>
      </w:r>
      <w:r w:rsidRPr="00BC16D4">
        <w:t>injuries and deaths.</w:t>
      </w:r>
    </w:p>
    <w:p w14:paraId="54D43057" w14:textId="77777777" w:rsidR="005C07CE" w:rsidRPr="00BC16D4" w:rsidRDefault="005C07CE" w:rsidP="00BC16D4">
      <w:pPr>
        <w:numPr>
          <w:ilvl w:val="0"/>
          <w:numId w:val="12"/>
        </w:numPr>
        <w:spacing w:after="0" w:line="240" w:lineRule="auto"/>
      </w:pPr>
      <w:r>
        <w:t xml:space="preserve">A collision has above 85% possibility to cause injury when either pedestrians, bicyclists or motorcyclists are involved in.  </w:t>
      </w:r>
    </w:p>
    <w:p w14:paraId="6B4F6C65" w14:textId="77777777" w:rsidR="005C07CE" w:rsidRPr="00BC16D4" w:rsidRDefault="005C07CE" w:rsidP="00BC16D4">
      <w:pPr>
        <w:numPr>
          <w:ilvl w:val="0"/>
          <w:numId w:val="12"/>
        </w:numPr>
        <w:spacing w:after="0" w:line="240" w:lineRule="auto"/>
      </w:pPr>
      <w:r>
        <w:t xml:space="preserve">Drivers and passengers are </w:t>
      </w:r>
      <w:r w:rsidRPr="0004501A">
        <w:t>more likely to involve in a rear-end collision</w:t>
      </w:r>
      <w:r>
        <w:t>. P</w:t>
      </w:r>
      <w:r w:rsidRPr="0004501A">
        <w:t>edestrian</w:t>
      </w:r>
      <w:r>
        <w:t xml:space="preserve">s </w:t>
      </w:r>
      <w:r w:rsidRPr="0004501A">
        <w:t>are more likely to involve in</w:t>
      </w:r>
      <w:r>
        <w:t xml:space="preserve"> </w:t>
      </w:r>
      <w:r w:rsidRPr="0004501A">
        <w:t>other</w:t>
      </w:r>
      <w:r>
        <w:t xml:space="preserve"> types of</w:t>
      </w:r>
      <w:r w:rsidRPr="0004501A">
        <w:t xml:space="preserve"> single vehicle collision</w:t>
      </w:r>
      <w:r>
        <w:t>.</w:t>
      </w:r>
      <w:r w:rsidRPr="003E0393">
        <w:t xml:space="preserve"> </w:t>
      </w:r>
      <w:r>
        <w:t>Fo</w:t>
      </w:r>
      <w:r w:rsidRPr="0004501A">
        <w:t>r bicyclists, they are more likely to get hurt in a right-angle collision</w:t>
      </w:r>
      <w:r>
        <w:t>.</w:t>
      </w:r>
    </w:p>
    <w:p w14:paraId="60FE4305" w14:textId="77777777" w:rsidR="005C07CE" w:rsidRPr="00BC16D4" w:rsidRDefault="005C07CE" w:rsidP="00BC16D4">
      <w:pPr>
        <w:numPr>
          <w:ilvl w:val="0"/>
          <w:numId w:val="12"/>
        </w:numPr>
        <w:spacing w:after="0" w:line="240" w:lineRule="auto"/>
      </w:pPr>
      <w:r>
        <w:t>Also, s</w:t>
      </w:r>
      <w:r w:rsidRPr="0004501A">
        <w:t>ingle vehicle rollover on roadway causes pedestrian or bicyclists to injure or die is infrequent.</w:t>
      </w:r>
    </w:p>
    <w:p w14:paraId="54AD5D39" w14:textId="3E7C8B55" w:rsidR="005C07CE" w:rsidRDefault="005C07CE" w:rsidP="00DE1C90"/>
    <w:p w14:paraId="33E92696" w14:textId="002CA250" w:rsidR="005C07CE" w:rsidRDefault="005C07CE" w:rsidP="00DE1C90"/>
    <w:p w14:paraId="4B5B8152" w14:textId="77777777" w:rsidR="005C07CE" w:rsidRDefault="005C07CE" w:rsidP="00DE1C90"/>
    <w:p w14:paraId="1403729A" w14:textId="77777777" w:rsidR="00DE1C90" w:rsidRPr="00627FF7" w:rsidRDefault="00DE1C90" w:rsidP="00DE1C90">
      <w:pPr>
        <w:pStyle w:val="Heading2"/>
        <w:numPr>
          <w:ilvl w:val="0"/>
          <w:numId w:val="0"/>
        </w:numPr>
        <w:rPr>
          <w:highlight w:val="yellow"/>
          <w:lang w:val="en-CA"/>
        </w:rPr>
      </w:pPr>
      <w:bookmarkStart w:id="62" w:name="_Toc511055711"/>
      <w:r w:rsidRPr="00627FF7">
        <w:rPr>
          <w:highlight w:val="yellow"/>
        </w:rPr>
        <w:t>What ….</w:t>
      </w:r>
      <w:bookmarkEnd w:id="62"/>
    </w:p>
    <w:p w14:paraId="63502D39" w14:textId="77777777" w:rsidR="00DE1C90" w:rsidRPr="00627FF7" w:rsidRDefault="00DE1C90" w:rsidP="00DE1C90">
      <w:pPr>
        <w:rPr>
          <w:highlight w:val="yellow"/>
        </w:rPr>
      </w:pPr>
      <w:r w:rsidRPr="00627FF7">
        <w:rPr>
          <w:highlight w:val="yellow"/>
        </w:rPr>
        <w:t>Sample sample sample sample sample</w:t>
      </w:r>
    </w:p>
    <w:p w14:paraId="15E3D527" w14:textId="77777777" w:rsidR="00DE1C90" w:rsidRPr="00627FF7" w:rsidRDefault="00DE1C90" w:rsidP="00DE1C90">
      <w:pPr>
        <w:numPr>
          <w:ilvl w:val="0"/>
          <w:numId w:val="3"/>
        </w:numPr>
        <w:spacing w:after="0" w:line="240" w:lineRule="auto"/>
        <w:rPr>
          <w:highlight w:val="yellow"/>
        </w:rPr>
      </w:pPr>
      <w:r w:rsidRPr="00627FF7">
        <w:rPr>
          <w:highlight w:val="yellow"/>
        </w:rPr>
        <w:t>List</w:t>
      </w:r>
    </w:p>
    <w:p w14:paraId="6074ECCB" w14:textId="77777777" w:rsidR="00DE1C90" w:rsidRPr="00627FF7" w:rsidRDefault="00DE1C90" w:rsidP="00DE1C90">
      <w:pPr>
        <w:numPr>
          <w:ilvl w:val="0"/>
          <w:numId w:val="3"/>
        </w:numPr>
        <w:spacing w:after="0" w:line="240" w:lineRule="auto"/>
        <w:rPr>
          <w:highlight w:val="yellow"/>
        </w:rPr>
      </w:pPr>
      <w:r w:rsidRPr="00627FF7">
        <w:rPr>
          <w:highlight w:val="yellow"/>
        </w:rPr>
        <w:t>List</w:t>
      </w:r>
    </w:p>
    <w:p w14:paraId="00AD075C" w14:textId="77777777" w:rsidR="00DE1C90" w:rsidRPr="00627FF7" w:rsidRDefault="00DE1C90" w:rsidP="00DE1C90">
      <w:pPr>
        <w:numPr>
          <w:ilvl w:val="0"/>
          <w:numId w:val="3"/>
        </w:numPr>
        <w:spacing w:after="0" w:line="240" w:lineRule="auto"/>
        <w:rPr>
          <w:highlight w:val="yellow"/>
        </w:rPr>
      </w:pPr>
      <w:r w:rsidRPr="00627FF7">
        <w:rPr>
          <w:highlight w:val="yellow"/>
        </w:rPr>
        <w:t>List</w:t>
      </w:r>
    </w:p>
    <w:p w14:paraId="08FFFF36" w14:textId="77777777" w:rsidR="00DE1C90" w:rsidRPr="00627FF7" w:rsidRDefault="00DE1C90" w:rsidP="00DE1C90">
      <w:pPr>
        <w:numPr>
          <w:ilvl w:val="0"/>
          <w:numId w:val="3"/>
        </w:numPr>
        <w:spacing w:after="0" w:line="240" w:lineRule="auto"/>
        <w:rPr>
          <w:highlight w:val="yellow"/>
        </w:rPr>
      </w:pPr>
    </w:p>
    <w:p w14:paraId="5FEE633A" w14:textId="77777777" w:rsidR="00DE1C90" w:rsidRDefault="00DE1C90" w:rsidP="00DE1C90">
      <w:r w:rsidRPr="00627FF7">
        <w:rPr>
          <w:highlight w:val="yellow"/>
        </w:rPr>
        <w:t>Sample sample sample sample sample</w:t>
      </w:r>
    </w:p>
    <w:p w14:paraId="57619EA5" w14:textId="77777777" w:rsidR="00DE1C90" w:rsidRDefault="00DE1C90" w:rsidP="00DE1C90"/>
    <w:p w14:paraId="570FF7C2" w14:textId="77777777" w:rsidR="00B0592C" w:rsidRDefault="00B0592C">
      <w:pPr>
        <w:rPr>
          <w:rFonts w:ascii="CIDFont+F6" w:eastAsia="CIDFont+F6" w:cs="CIDFont+F6"/>
          <w:sz w:val="24"/>
          <w:szCs w:val="24"/>
        </w:rPr>
      </w:pPr>
      <w:r>
        <w:rPr>
          <w:rFonts w:ascii="CIDFont+F6" w:eastAsia="CIDFont+F6" w:cs="CIDFont+F6"/>
          <w:sz w:val="24"/>
          <w:szCs w:val="24"/>
        </w:rPr>
        <w:br w:type="page"/>
      </w:r>
    </w:p>
    <w:p w14:paraId="1AA0A2D3" w14:textId="77777777" w:rsidR="00B0592C" w:rsidRDefault="00B0592C" w:rsidP="00B0592C">
      <w:pPr>
        <w:pStyle w:val="Heading1"/>
      </w:pPr>
      <w:bookmarkStart w:id="63" w:name="_Toc511055712"/>
      <w:r>
        <w:lastRenderedPageBreak/>
        <w:t>Appendices</w:t>
      </w:r>
      <w:bookmarkEnd w:id="63"/>
    </w:p>
    <w:p w14:paraId="1F9327DC" w14:textId="77777777" w:rsidR="00B0592C" w:rsidRDefault="00081731" w:rsidP="00B0592C">
      <w:pPr>
        <w:pStyle w:val="Heading2"/>
        <w:numPr>
          <w:ilvl w:val="0"/>
          <w:numId w:val="0"/>
        </w:numPr>
      </w:pPr>
      <w:bookmarkStart w:id="64" w:name="_Toc511055713"/>
      <w:r>
        <w:t xml:space="preserve">A-1 </w:t>
      </w:r>
      <w:r w:rsidR="004170D6">
        <w:t>sample dataset</w:t>
      </w:r>
      <w:bookmarkEnd w:id="64"/>
    </w:p>
    <w:p w14:paraId="6B6CE708" w14:textId="77777777" w:rsidR="004170D6" w:rsidRDefault="004170D6" w:rsidP="0072229E">
      <w:pPr>
        <w:numPr>
          <w:ilvl w:val="0"/>
          <w:numId w:val="3"/>
        </w:numPr>
        <w:spacing w:after="0" w:line="240" w:lineRule="auto"/>
      </w:pPr>
      <w:r>
        <w:t>Data dictionary:</w:t>
      </w:r>
    </w:p>
    <w:p w14:paraId="4BE7FC04" w14:textId="77777777" w:rsidR="004170D6" w:rsidRDefault="006366CB" w:rsidP="00B0592C">
      <w:r>
        <w:object w:dxaOrig="1544" w:dyaOrig="1122" w14:anchorId="29394488">
          <v:shape id="_x0000_i1036" type="#_x0000_t75" style="width:77pt;height:55.7pt" o:ole="">
            <v:imagedata r:id="rId46" o:title=""/>
          </v:shape>
          <o:OLEObject Type="Embed" ProgID="AcroExch.Document.2015" ShapeID="_x0000_i1036" DrawAspect="Icon" ObjectID="_1584797545" r:id="rId47"/>
        </w:object>
      </w:r>
    </w:p>
    <w:p w14:paraId="1DBC04B0" w14:textId="77777777" w:rsidR="004170D6" w:rsidRDefault="004170D6" w:rsidP="0072229E">
      <w:pPr>
        <w:numPr>
          <w:ilvl w:val="0"/>
          <w:numId w:val="3"/>
        </w:numPr>
        <w:spacing w:after="0" w:line="240" w:lineRule="auto"/>
      </w:pPr>
      <w: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704"/>
        <w:gridCol w:w="705"/>
        <w:gridCol w:w="683"/>
        <w:gridCol w:w="527"/>
        <w:gridCol w:w="628"/>
        <w:gridCol w:w="651"/>
        <w:gridCol w:w="629"/>
        <w:gridCol w:w="694"/>
        <w:gridCol w:w="639"/>
        <w:gridCol w:w="639"/>
        <w:tblGridChange w:id="65">
          <w:tblGrid>
            <w:gridCol w:w="627"/>
            <w:gridCol w:w="704"/>
            <w:gridCol w:w="705"/>
            <w:gridCol w:w="683"/>
            <w:gridCol w:w="527"/>
            <w:gridCol w:w="628"/>
            <w:gridCol w:w="651"/>
            <w:gridCol w:w="629"/>
            <w:gridCol w:w="694"/>
            <w:gridCol w:w="639"/>
            <w:gridCol w:w="639"/>
          </w:tblGrid>
        </w:tblGridChange>
      </w:tblGrid>
      <w:tr w:rsidR="00F51ECC" w:rsidRPr="00BC16D4"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BC16D4" w:rsidRDefault="00F51ECC" w:rsidP="007C2BE1">
            <w:pPr>
              <w:spacing w:after="0" w:line="240" w:lineRule="auto"/>
              <w:rPr>
                <w:rFonts w:ascii="Calibri" w:eastAsia="Times New Roman" w:hAnsi="Calibri" w:cs="Calibri"/>
                <w:b/>
                <w:color w:val="000000"/>
                <w:sz w:val="16"/>
              </w:rPr>
            </w:pPr>
            <w:r w:rsidRPr="00BC16D4">
              <w:rPr>
                <w:rFonts w:ascii="Calibri" w:eastAsia="Times New Roman" w:hAnsi="Calibri" w:cs="Calibri"/>
                <w:b/>
                <w:color w:val="000000"/>
                <w:sz w:val="16"/>
              </w:rPr>
              <w:t>C_RALN</w:t>
            </w:r>
          </w:p>
        </w:tc>
      </w:tr>
      <w:tr w:rsidR="00F51ECC" w:rsidRPr="00BC16D4"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1</w:t>
            </w:r>
          </w:p>
        </w:tc>
        <w:tc>
          <w:tcPr>
            <w:tcW w:w="0" w:type="auto"/>
            <w:shd w:val="clear" w:color="auto" w:fill="auto"/>
            <w:noWrap/>
            <w:tcMar>
              <w:left w:w="57" w:type="dxa"/>
              <w:right w:w="57" w:type="dxa"/>
            </w:tcMar>
            <w:vAlign w:val="bottom"/>
            <w:hideMark/>
          </w:tcPr>
          <w:p w14:paraId="5C049A38"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1</w:t>
            </w:r>
          </w:p>
        </w:tc>
        <w:tc>
          <w:tcPr>
            <w:tcW w:w="0" w:type="auto"/>
            <w:shd w:val="clear" w:color="auto" w:fill="auto"/>
            <w:noWrap/>
            <w:tcMar>
              <w:left w:w="57" w:type="dxa"/>
              <w:right w:w="57" w:type="dxa"/>
            </w:tcMar>
            <w:vAlign w:val="bottom"/>
            <w:hideMark/>
          </w:tcPr>
          <w:p w14:paraId="379D501A"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20</w:t>
            </w:r>
          </w:p>
        </w:tc>
        <w:tc>
          <w:tcPr>
            <w:tcW w:w="0" w:type="auto"/>
            <w:shd w:val="clear" w:color="auto" w:fill="auto"/>
            <w:noWrap/>
            <w:tcMar>
              <w:left w:w="57" w:type="dxa"/>
              <w:right w:w="57" w:type="dxa"/>
            </w:tcMar>
            <w:vAlign w:val="bottom"/>
            <w:hideMark/>
          </w:tcPr>
          <w:p w14:paraId="2916D5A8"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2</w:t>
            </w:r>
          </w:p>
        </w:tc>
        <w:tc>
          <w:tcPr>
            <w:tcW w:w="0" w:type="auto"/>
            <w:shd w:val="clear" w:color="auto" w:fill="auto"/>
            <w:noWrap/>
            <w:tcMar>
              <w:left w:w="57" w:type="dxa"/>
              <w:right w:w="57" w:type="dxa"/>
            </w:tcMar>
            <w:vAlign w:val="bottom"/>
            <w:hideMark/>
          </w:tcPr>
          <w:p w14:paraId="6C0F4A32"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2</w:t>
            </w:r>
          </w:p>
        </w:tc>
        <w:tc>
          <w:tcPr>
            <w:tcW w:w="0" w:type="auto"/>
            <w:shd w:val="clear" w:color="auto" w:fill="auto"/>
            <w:noWrap/>
            <w:tcMar>
              <w:left w:w="57" w:type="dxa"/>
              <w:right w:w="57" w:type="dxa"/>
            </w:tcMar>
            <w:vAlign w:val="bottom"/>
            <w:hideMark/>
          </w:tcPr>
          <w:p w14:paraId="219E5AE6"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34</w:t>
            </w:r>
          </w:p>
        </w:tc>
        <w:tc>
          <w:tcPr>
            <w:tcW w:w="0" w:type="auto"/>
            <w:shd w:val="clear" w:color="auto" w:fill="auto"/>
            <w:noWrap/>
            <w:tcMar>
              <w:left w:w="57" w:type="dxa"/>
              <w:right w:w="57" w:type="dxa"/>
            </w:tcMar>
            <w:vAlign w:val="bottom"/>
            <w:hideMark/>
          </w:tcPr>
          <w:p w14:paraId="5311F169" w14:textId="77777777" w:rsidR="00F51ECC" w:rsidRPr="00BC16D4" w:rsidRDefault="00F51ECC" w:rsidP="007C2BE1">
            <w:pPr>
              <w:spacing w:after="0" w:line="240" w:lineRule="auto"/>
              <w:rPr>
                <w:rFonts w:ascii="Calibri" w:eastAsia="Times New Roman" w:hAnsi="Calibri" w:cs="Calibri"/>
                <w:color w:val="000000"/>
                <w:sz w:val="16"/>
              </w:rPr>
            </w:pPr>
            <w:r w:rsidRPr="00BC16D4">
              <w:rPr>
                <w:rFonts w:ascii="Calibri" w:eastAsia="Times New Roman" w:hAnsi="Calibri" w:cs="Calibri"/>
                <w:color w:val="000000"/>
                <w:sz w:val="16"/>
              </w:rPr>
              <w:t>UU</w:t>
            </w:r>
          </w:p>
        </w:tc>
        <w:tc>
          <w:tcPr>
            <w:tcW w:w="0" w:type="auto"/>
            <w:shd w:val="clear" w:color="auto" w:fill="auto"/>
            <w:noWrap/>
            <w:tcMar>
              <w:left w:w="57" w:type="dxa"/>
              <w:right w:w="57" w:type="dxa"/>
            </w:tcMar>
            <w:vAlign w:val="bottom"/>
            <w:hideMark/>
          </w:tcPr>
          <w:p w14:paraId="72672A66"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1</w:t>
            </w:r>
          </w:p>
        </w:tc>
        <w:tc>
          <w:tcPr>
            <w:tcW w:w="0" w:type="auto"/>
            <w:shd w:val="clear" w:color="auto" w:fill="auto"/>
            <w:noWrap/>
            <w:tcMar>
              <w:left w:w="57" w:type="dxa"/>
              <w:right w:w="57" w:type="dxa"/>
            </w:tcMar>
            <w:vAlign w:val="bottom"/>
            <w:hideMark/>
          </w:tcPr>
          <w:p w14:paraId="7AD2826A"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5</w:t>
            </w:r>
          </w:p>
        </w:tc>
        <w:tc>
          <w:tcPr>
            <w:tcW w:w="0" w:type="auto"/>
            <w:shd w:val="clear" w:color="auto" w:fill="auto"/>
            <w:noWrap/>
            <w:tcMar>
              <w:left w:w="57" w:type="dxa"/>
              <w:right w:w="57" w:type="dxa"/>
            </w:tcMar>
            <w:vAlign w:val="bottom"/>
            <w:hideMark/>
          </w:tcPr>
          <w:p w14:paraId="78E203FB" w14:textId="77777777" w:rsidR="00F51ECC" w:rsidRPr="00BC16D4" w:rsidRDefault="00F51ECC" w:rsidP="007C2BE1">
            <w:pPr>
              <w:spacing w:after="0" w:line="240" w:lineRule="auto"/>
              <w:jc w:val="right"/>
              <w:rPr>
                <w:rFonts w:ascii="Calibri" w:eastAsia="Times New Roman" w:hAnsi="Calibri" w:cs="Calibri"/>
                <w:color w:val="000000"/>
                <w:sz w:val="16"/>
              </w:rPr>
            </w:pPr>
            <w:r w:rsidRPr="00BC16D4">
              <w:rPr>
                <w:rFonts w:ascii="Calibri" w:eastAsia="Times New Roman" w:hAnsi="Calibri" w:cs="Calibri"/>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432"/>
        <w:gridCol w:w="614"/>
        <w:gridCol w:w="637"/>
        <w:gridCol w:w="423"/>
        <w:gridCol w:w="521"/>
        <w:gridCol w:w="556"/>
        <w:gridCol w:w="546"/>
        <w:gridCol w:w="570"/>
        <w:gridCol w:w="603"/>
        <w:gridCol w:w="628"/>
      </w:tblGrid>
      <w:tr w:rsidR="00F51ECC" w:rsidRPr="006D689A" w14:paraId="39850D4C" w14:textId="77777777" w:rsidTr="00F51ECC">
        <w:trPr>
          <w:trHeight w:val="50"/>
          <w:ins w:id="66" w:author="Ryan He" w:date="2018-04-09T16:16:00Z"/>
        </w:trPr>
        <w:tc>
          <w:tcPr>
            <w:tcW w:w="0" w:type="auto"/>
            <w:shd w:val="clear" w:color="auto" w:fill="D9D9D9" w:themeFill="background1" w:themeFillShade="D9"/>
            <w:noWrap/>
            <w:tcMar>
              <w:left w:w="57" w:type="dxa"/>
              <w:right w:w="57" w:type="dxa"/>
            </w:tcMar>
            <w:vAlign w:val="bottom"/>
            <w:hideMark/>
          </w:tcPr>
          <w:p w14:paraId="0197D5CE" w14:textId="77777777" w:rsidR="00F51ECC" w:rsidRPr="006D689A" w:rsidRDefault="00F51ECC" w:rsidP="00F51ECC">
            <w:pPr>
              <w:spacing w:after="0" w:line="240" w:lineRule="auto"/>
              <w:rPr>
                <w:ins w:id="67" w:author="Ryan He" w:date="2018-04-09T16:16:00Z"/>
                <w:rFonts w:ascii="Calibri" w:eastAsia="Times New Roman" w:hAnsi="Calibri" w:cs="Calibri"/>
                <w:b/>
                <w:color w:val="000000"/>
                <w:sz w:val="16"/>
              </w:rPr>
            </w:pPr>
            <w:ins w:id="68" w:author="Ryan He" w:date="2018-04-09T16:16:00Z">
              <w:r w:rsidRPr="006D689A">
                <w:rPr>
                  <w:rFonts w:ascii="Calibri" w:eastAsia="Times New Roman" w:hAnsi="Calibri" w:cs="Calibri"/>
                  <w:b/>
                  <w:color w:val="000000"/>
                  <w:sz w:val="16"/>
                </w:rPr>
                <w:t>C_TRAF</w:t>
              </w:r>
            </w:ins>
          </w:p>
        </w:tc>
        <w:tc>
          <w:tcPr>
            <w:tcW w:w="0" w:type="auto"/>
            <w:shd w:val="clear" w:color="auto" w:fill="D9D9D9" w:themeFill="background1" w:themeFillShade="D9"/>
            <w:noWrap/>
            <w:tcMar>
              <w:left w:w="57" w:type="dxa"/>
              <w:right w:w="57" w:type="dxa"/>
            </w:tcMar>
            <w:vAlign w:val="bottom"/>
            <w:hideMark/>
          </w:tcPr>
          <w:p w14:paraId="38F1E201" w14:textId="77777777" w:rsidR="00F51ECC" w:rsidRPr="006D689A" w:rsidRDefault="00F51ECC" w:rsidP="00F51ECC">
            <w:pPr>
              <w:spacing w:after="0" w:line="240" w:lineRule="auto"/>
              <w:rPr>
                <w:ins w:id="69" w:author="Ryan He" w:date="2018-04-09T16:16:00Z"/>
                <w:rFonts w:ascii="Calibri" w:eastAsia="Times New Roman" w:hAnsi="Calibri" w:cs="Calibri"/>
                <w:b/>
                <w:color w:val="000000"/>
                <w:sz w:val="16"/>
              </w:rPr>
            </w:pPr>
            <w:ins w:id="70" w:author="Ryan He" w:date="2018-04-09T16:16:00Z">
              <w:r w:rsidRPr="006D689A">
                <w:rPr>
                  <w:rFonts w:ascii="Calibri" w:eastAsia="Times New Roman" w:hAnsi="Calibri" w:cs="Calibri"/>
                  <w:b/>
                  <w:color w:val="000000"/>
                  <w:sz w:val="16"/>
                </w:rPr>
                <w:t>V_ID</w:t>
              </w:r>
            </w:ins>
          </w:p>
        </w:tc>
        <w:tc>
          <w:tcPr>
            <w:tcW w:w="0" w:type="auto"/>
            <w:shd w:val="clear" w:color="auto" w:fill="D9D9D9" w:themeFill="background1" w:themeFillShade="D9"/>
            <w:noWrap/>
            <w:tcMar>
              <w:left w:w="57" w:type="dxa"/>
              <w:right w:w="57" w:type="dxa"/>
            </w:tcMar>
            <w:vAlign w:val="bottom"/>
            <w:hideMark/>
          </w:tcPr>
          <w:p w14:paraId="3278139C" w14:textId="77777777" w:rsidR="00F51ECC" w:rsidRPr="006D689A" w:rsidRDefault="00F51ECC" w:rsidP="00F51ECC">
            <w:pPr>
              <w:spacing w:after="0" w:line="240" w:lineRule="auto"/>
              <w:rPr>
                <w:ins w:id="71" w:author="Ryan He" w:date="2018-04-09T16:16:00Z"/>
                <w:rFonts w:ascii="Calibri" w:eastAsia="Times New Roman" w:hAnsi="Calibri" w:cs="Calibri"/>
                <w:b/>
                <w:color w:val="000000"/>
                <w:sz w:val="16"/>
              </w:rPr>
            </w:pPr>
            <w:ins w:id="72" w:author="Ryan He" w:date="2018-04-09T16:16:00Z">
              <w:r w:rsidRPr="006D689A">
                <w:rPr>
                  <w:rFonts w:ascii="Calibri" w:eastAsia="Times New Roman" w:hAnsi="Calibri" w:cs="Calibri"/>
                  <w:b/>
                  <w:color w:val="000000"/>
                  <w:sz w:val="16"/>
                </w:rPr>
                <w:t>V_TYPE</w:t>
              </w:r>
            </w:ins>
          </w:p>
        </w:tc>
        <w:tc>
          <w:tcPr>
            <w:tcW w:w="0" w:type="auto"/>
            <w:shd w:val="clear" w:color="auto" w:fill="D9D9D9" w:themeFill="background1" w:themeFillShade="D9"/>
            <w:noWrap/>
            <w:tcMar>
              <w:left w:w="57" w:type="dxa"/>
              <w:right w:w="57" w:type="dxa"/>
            </w:tcMar>
            <w:vAlign w:val="bottom"/>
            <w:hideMark/>
          </w:tcPr>
          <w:p w14:paraId="43952568" w14:textId="77777777" w:rsidR="00F51ECC" w:rsidRPr="006D689A" w:rsidRDefault="00F51ECC" w:rsidP="00F51ECC">
            <w:pPr>
              <w:spacing w:after="0" w:line="240" w:lineRule="auto"/>
              <w:rPr>
                <w:ins w:id="73" w:author="Ryan He" w:date="2018-04-09T16:16:00Z"/>
                <w:rFonts w:ascii="Calibri" w:eastAsia="Times New Roman" w:hAnsi="Calibri" w:cs="Calibri"/>
                <w:b/>
                <w:color w:val="000000"/>
                <w:sz w:val="16"/>
              </w:rPr>
            </w:pPr>
            <w:ins w:id="74" w:author="Ryan He" w:date="2018-04-09T16:16:00Z">
              <w:r w:rsidRPr="006D689A">
                <w:rPr>
                  <w:rFonts w:ascii="Calibri" w:eastAsia="Times New Roman" w:hAnsi="Calibri" w:cs="Calibri"/>
                  <w:b/>
                  <w:color w:val="000000"/>
                  <w:sz w:val="16"/>
                </w:rPr>
                <w:t>V_YEAR</w:t>
              </w:r>
            </w:ins>
          </w:p>
        </w:tc>
        <w:tc>
          <w:tcPr>
            <w:tcW w:w="0" w:type="auto"/>
            <w:shd w:val="clear" w:color="auto" w:fill="D9D9D9" w:themeFill="background1" w:themeFillShade="D9"/>
            <w:noWrap/>
            <w:tcMar>
              <w:left w:w="57" w:type="dxa"/>
              <w:right w:w="57" w:type="dxa"/>
            </w:tcMar>
            <w:vAlign w:val="bottom"/>
            <w:hideMark/>
          </w:tcPr>
          <w:p w14:paraId="4BC8E989" w14:textId="77777777" w:rsidR="00F51ECC" w:rsidRPr="006D689A" w:rsidRDefault="00F51ECC" w:rsidP="00F51ECC">
            <w:pPr>
              <w:spacing w:after="0" w:line="240" w:lineRule="auto"/>
              <w:rPr>
                <w:ins w:id="75" w:author="Ryan He" w:date="2018-04-09T16:16:00Z"/>
                <w:rFonts w:ascii="Calibri" w:eastAsia="Times New Roman" w:hAnsi="Calibri" w:cs="Calibri"/>
                <w:b/>
                <w:color w:val="000000"/>
                <w:sz w:val="16"/>
              </w:rPr>
            </w:pPr>
            <w:ins w:id="76" w:author="Ryan He" w:date="2018-04-09T16:16:00Z">
              <w:r w:rsidRPr="006D689A">
                <w:rPr>
                  <w:rFonts w:ascii="Calibri" w:eastAsia="Times New Roman" w:hAnsi="Calibri" w:cs="Calibri"/>
                  <w:b/>
                  <w:color w:val="000000"/>
                  <w:sz w:val="16"/>
                </w:rPr>
                <w:t>P_ID</w:t>
              </w:r>
            </w:ins>
          </w:p>
        </w:tc>
        <w:tc>
          <w:tcPr>
            <w:tcW w:w="0" w:type="auto"/>
            <w:shd w:val="clear" w:color="auto" w:fill="D9D9D9" w:themeFill="background1" w:themeFillShade="D9"/>
            <w:noWrap/>
            <w:tcMar>
              <w:left w:w="57" w:type="dxa"/>
              <w:right w:w="57" w:type="dxa"/>
            </w:tcMar>
            <w:vAlign w:val="bottom"/>
            <w:hideMark/>
          </w:tcPr>
          <w:p w14:paraId="75B4160A" w14:textId="77777777" w:rsidR="00F51ECC" w:rsidRPr="006D689A" w:rsidRDefault="00F51ECC" w:rsidP="00F51ECC">
            <w:pPr>
              <w:spacing w:after="0" w:line="240" w:lineRule="auto"/>
              <w:rPr>
                <w:ins w:id="77" w:author="Ryan He" w:date="2018-04-09T16:16:00Z"/>
                <w:rFonts w:ascii="Calibri" w:eastAsia="Times New Roman" w:hAnsi="Calibri" w:cs="Calibri"/>
                <w:b/>
                <w:color w:val="000000"/>
                <w:sz w:val="16"/>
              </w:rPr>
            </w:pPr>
            <w:ins w:id="78" w:author="Ryan He" w:date="2018-04-09T16:16:00Z">
              <w:r w:rsidRPr="006D689A">
                <w:rPr>
                  <w:rFonts w:ascii="Calibri" w:eastAsia="Times New Roman" w:hAnsi="Calibri" w:cs="Calibri"/>
                  <w:b/>
                  <w:color w:val="000000"/>
                  <w:sz w:val="16"/>
                </w:rPr>
                <w:t>P_SEX</w:t>
              </w:r>
            </w:ins>
          </w:p>
        </w:tc>
        <w:tc>
          <w:tcPr>
            <w:tcW w:w="0" w:type="auto"/>
            <w:shd w:val="clear" w:color="auto" w:fill="D9D9D9" w:themeFill="background1" w:themeFillShade="D9"/>
            <w:noWrap/>
            <w:tcMar>
              <w:left w:w="57" w:type="dxa"/>
              <w:right w:w="57" w:type="dxa"/>
            </w:tcMar>
            <w:vAlign w:val="bottom"/>
            <w:hideMark/>
          </w:tcPr>
          <w:p w14:paraId="18BE85B5" w14:textId="77777777" w:rsidR="00F51ECC" w:rsidRPr="006D689A" w:rsidRDefault="00F51ECC" w:rsidP="00F51ECC">
            <w:pPr>
              <w:spacing w:after="0" w:line="240" w:lineRule="auto"/>
              <w:rPr>
                <w:ins w:id="79" w:author="Ryan He" w:date="2018-04-09T16:16:00Z"/>
                <w:rFonts w:ascii="Calibri" w:eastAsia="Times New Roman" w:hAnsi="Calibri" w:cs="Calibri"/>
                <w:b/>
                <w:color w:val="000000"/>
                <w:sz w:val="16"/>
              </w:rPr>
            </w:pPr>
            <w:ins w:id="80" w:author="Ryan He" w:date="2018-04-09T16:16:00Z">
              <w:r w:rsidRPr="006D689A">
                <w:rPr>
                  <w:rFonts w:ascii="Calibri" w:eastAsia="Times New Roman" w:hAnsi="Calibri" w:cs="Calibri"/>
                  <w:b/>
                  <w:color w:val="000000"/>
                  <w:sz w:val="16"/>
                </w:rPr>
                <w:t>P_AGE</w:t>
              </w:r>
            </w:ins>
          </w:p>
        </w:tc>
        <w:tc>
          <w:tcPr>
            <w:tcW w:w="0" w:type="auto"/>
            <w:shd w:val="clear" w:color="auto" w:fill="D9D9D9" w:themeFill="background1" w:themeFillShade="D9"/>
            <w:noWrap/>
            <w:tcMar>
              <w:left w:w="57" w:type="dxa"/>
              <w:right w:w="57" w:type="dxa"/>
            </w:tcMar>
            <w:vAlign w:val="bottom"/>
            <w:hideMark/>
          </w:tcPr>
          <w:p w14:paraId="601C1ED5" w14:textId="77777777" w:rsidR="00F51ECC" w:rsidRPr="006D689A" w:rsidRDefault="00F51ECC" w:rsidP="00F51ECC">
            <w:pPr>
              <w:spacing w:after="0" w:line="240" w:lineRule="auto"/>
              <w:rPr>
                <w:ins w:id="81" w:author="Ryan He" w:date="2018-04-09T16:16:00Z"/>
                <w:rFonts w:ascii="Calibri" w:eastAsia="Times New Roman" w:hAnsi="Calibri" w:cs="Calibri"/>
                <w:b/>
                <w:color w:val="000000"/>
                <w:sz w:val="16"/>
              </w:rPr>
            </w:pPr>
            <w:ins w:id="82" w:author="Ryan He" w:date="2018-04-09T16:16:00Z">
              <w:r w:rsidRPr="006D689A">
                <w:rPr>
                  <w:rFonts w:ascii="Calibri" w:eastAsia="Times New Roman" w:hAnsi="Calibri" w:cs="Calibri"/>
                  <w:b/>
                  <w:color w:val="000000"/>
                  <w:sz w:val="16"/>
                </w:rPr>
                <w:t>P_PSN</w:t>
              </w:r>
            </w:ins>
          </w:p>
        </w:tc>
        <w:tc>
          <w:tcPr>
            <w:tcW w:w="0" w:type="auto"/>
            <w:shd w:val="clear" w:color="auto" w:fill="D9D9D9" w:themeFill="background1" w:themeFillShade="D9"/>
            <w:noWrap/>
            <w:tcMar>
              <w:left w:w="57" w:type="dxa"/>
              <w:right w:w="57" w:type="dxa"/>
            </w:tcMar>
            <w:vAlign w:val="bottom"/>
            <w:hideMark/>
          </w:tcPr>
          <w:p w14:paraId="31D7C66B" w14:textId="77777777" w:rsidR="00F51ECC" w:rsidRPr="006D689A" w:rsidRDefault="00F51ECC" w:rsidP="00F51ECC">
            <w:pPr>
              <w:spacing w:after="0" w:line="240" w:lineRule="auto"/>
              <w:rPr>
                <w:ins w:id="83" w:author="Ryan He" w:date="2018-04-09T16:16:00Z"/>
                <w:rFonts w:ascii="Calibri" w:eastAsia="Times New Roman" w:hAnsi="Calibri" w:cs="Calibri"/>
                <w:b/>
                <w:color w:val="000000"/>
                <w:sz w:val="16"/>
              </w:rPr>
            </w:pPr>
            <w:ins w:id="84" w:author="Ryan He" w:date="2018-04-09T16:16:00Z">
              <w:r w:rsidRPr="006D689A">
                <w:rPr>
                  <w:rFonts w:ascii="Calibri" w:eastAsia="Times New Roman" w:hAnsi="Calibri" w:cs="Calibri"/>
                  <w:b/>
                  <w:color w:val="000000"/>
                  <w:sz w:val="16"/>
                </w:rPr>
                <w:t>P_ISEV</w:t>
              </w:r>
            </w:ins>
          </w:p>
        </w:tc>
        <w:tc>
          <w:tcPr>
            <w:tcW w:w="0" w:type="auto"/>
            <w:shd w:val="clear" w:color="auto" w:fill="D9D9D9" w:themeFill="background1" w:themeFillShade="D9"/>
            <w:noWrap/>
            <w:tcMar>
              <w:left w:w="57" w:type="dxa"/>
              <w:right w:w="57" w:type="dxa"/>
            </w:tcMar>
            <w:vAlign w:val="bottom"/>
            <w:hideMark/>
          </w:tcPr>
          <w:p w14:paraId="3DE3C612" w14:textId="77777777" w:rsidR="00F51ECC" w:rsidRPr="006D689A" w:rsidRDefault="00F51ECC" w:rsidP="00F51ECC">
            <w:pPr>
              <w:spacing w:after="0" w:line="240" w:lineRule="auto"/>
              <w:rPr>
                <w:ins w:id="85" w:author="Ryan He" w:date="2018-04-09T16:16:00Z"/>
                <w:rFonts w:ascii="Calibri" w:eastAsia="Times New Roman" w:hAnsi="Calibri" w:cs="Calibri"/>
                <w:b/>
                <w:color w:val="000000"/>
                <w:sz w:val="16"/>
              </w:rPr>
            </w:pPr>
            <w:ins w:id="86" w:author="Ryan He" w:date="2018-04-09T16:16:00Z">
              <w:r w:rsidRPr="006D689A">
                <w:rPr>
                  <w:rFonts w:ascii="Calibri" w:eastAsia="Times New Roman" w:hAnsi="Calibri" w:cs="Calibri"/>
                  <w:b/>
                  <w:color w:val="000000"/>
                  <w:sz w:val="16"/>
                </w:rPr>
                <w:t>P_SAFE</w:t>
              </w:r>
            </w:ins>
          </w:p>
        </w:tc>
        <w:tc>
          <w:tcPr>
            <w:tcW w:w="0" w:type="auto"/>
            <w:shd w:val="clear" w:color="auto" w:fill="D9D9D9" w:themeFill="background1" w:themeFillShade="D9"/>
            <w:noWrap/>
            <w:tcMar>
              <w:left w:w="57" w:type="dxa"/>
              <w:right w:w="57" w:type="dxa"/>
            </w:tcMar>
            <w:vAlign w:val="bottom"/>
            <w:hideMark/>
          </w:tcPr>
          <w:p w14:paraId="66327A27" w14:textId="77777777" w:rsidR="00F51ECC" w:rsidRPr="006D689A" w:rsidRDefault="00F51ECC" w:rsidP="00F51ECC">
            <w:pPr>
              <w:spacing w:after="0" w:line="240" w:lineRule="auto"/>
              <w:rPr>
                <w:ins w:id="87" w:author="Ryan He" w:date="2018-04-09T16:16:00Z"/>
                <w:rFonts w:ascii="Calibri" w:eastAsia="Times New Roman" w:hAnsi="Calibri" w:cs="Calibri"/>
                <w:b/>
                <w:color w:val="000000"/>
                <w:sz w:val="16"/>
              </w:rPr>
            </w:pPr>
            <w:ins w:id="88" w:author="Ryan He" w:date="2018-04-09T16:16:00Z">
              <w:r w:rsidRPr="006D689A">
                <w:rPr>
                  <w:rFonts w:ascii="Calibri" w:eastAsia="Times New Roman" w:hAnsi="Calibri" w:cs="Calibri"/>
                  <w:b/>
                  <w:color w:val="000000"/>
                  <w:sz w:val="16"/>
                </w:rPr>
                <w:t>P_USER</w:t>
              </w:r>
            </w:ins>
          </w:p>
        </w:tc>
      </w:tr>
      <w:tr w:rsidR="00F51ECC" w:rsidRPr="006D689A" w14:paraId="0EDE48C6" w14:textId="77777777" w:rsidTr="00F51ECC">
        <w:trPr>
          <w:trHeight w:val="50"/>
          <w:ins w:id="89" w:author="Ryan He" w:date="2018-04-09T16:16:00Z"/>
        </w:trPr>
        <w:tc>
          <w:tcPr>
            <w:tcW w:w="0" w:type="auto"/>
            <w:shd w:val="clear" w:color="auto" w:fill="auto"/>
            <w:noWrap/>
            <w:tcMar>
              <w:left w:w="57" w:type="dxa"/>
              <w:right w:w="57" w:type="dxa"/>
            </w:tcMar>
            <w:vAlign w:val="bottom"/>
            <w:hideMark/>
          </w:tcPr>
          <w:p w14:paraId="405C025D" w14:textId="77777777" w:rsidR="00F51ECC" w:rsidRPr="006D689A" w:rsidRDefault="00F51ECC" w:rsidP="00F51ECC">
            <w:pPr>
              <w:spacing w:after="0" w:line="240" w:lineRule="auto"/>
              <w:jc w:val="right"/>
              <w:rPr>
                <w:ins w:id="90" w:author="Ryan He" w:date="2018-04-09T16:16:00Z"/>
                <w:rFonts w:ascii="Calibri" w:eastAsia="Times New Roman" w:hAnsi="Calibri" w:cs="Calibri"/>
                <w:color w:val="000000"/>
                <w:sz w:val="16"/>
              </w:rPr>
            </w:pPr>
            <w:ins w:id="91" w:author="Ryan He" w:date="2018-04-09T16:16:00Z">
              <w:r w:rsidRPr="006D689A">
                <w:rPr>
                  <w:rFonts w:ascii="Calibri" w:eastAsia="Times New Roman" w:hAnsi="Calibri" w:cs="Calibri"/>
                  <w:color w:val="000000"/>
                  <w:sz w:val="16"/>
                </w:rPr>
                <w:t>3</w:t>
              </w:r>
            </w:ins>
          </w:p>
        </w:tc>
        <w:tc>
          <w:tcPr>
            <w:tcW w:w="0" w:type="auto"/>
            <w:shd w:val="clear" w:color="auto" w:fill="auto"/>
            <w:noWrap/>
            <w:tcMar>
              <w:left w:w="57" w:type="dxa"/>
              <w:right w:w="57" w:type="dxa"/>
            </w:tcMar>
            <w:vAlign w:val="bottom"/>
            <w:hideMark/>
          </w:tcPr>
          <w:p w14:paraId="24D376E3" w14:textId="77777777" w:rsidR="00F51ECC" w:rsidRPr="006D689A" w:rsidRDefault="00F51ECC" w:rsidP="00F51ECC">
            <w:pPr>
              <w:spacing w:after="0" w:line="240" w:lineRule="auto"/>
              <w:jc w:val="right"/>
              <w:rPr>
                <w:ins w:id="92" w:author="Ryan He" w:date="2018-04-09T16:16:00Z"/>
                <w:rFonts w:ascii="Calibri" w:eastAsia="Times New Roman" w:hAnsi="Calibri" w:cs="Calibri"/>
                <w:color w:val="000000"/>
                <w:sz w:val="16"/>
              </w:rPr>
            </w:pPr>
            <w:ins w:id="93" w:author="Ryan He" w:date="2018-04-09T16:16:00Z">
              <w:r w:rsidRPr="006D689A">
                <w:rPr>
                  <w:rFonts w:ascii="Calibri" w:eastAsia="Times New Roman" w:hAnsi="Calibri" w:cs="Calibri"/>
                  <w:color w:val="000000"/>
                  <w:sz w:val="16"/>
                </w:rPr>
                <w:t>1</w:t>
              </w:r>
            </w:ins>
          </w:p>
        </w:tc>
        <w:tc>
          <w:tcPr>
            <w:tcW w:w="0" w:type="auto"/>
            <w:shd w:val="clear" w:color="auto" w:fill="auto"/>
            <w:noWrap/>
            <w:tcMar>
              <w:left w:w="57" w:type="dxa"/>
              <w:right w:w="57" w:type="dxa"/>
            </w:tcMar>
            <w:vAlign w:val="bottom"/>
            <w:hideMark/>
          </w:tcPr>
          <w:p w14:paraId="5F84B8C8" w14:textId="77777777" w:rsidR="00F51ECC" w:rsidRPr="006D689A" w:rsidRDefault="00F51ECC" w:rsidP="00F51ECC">
            <w:pPr>
              <w:spacing w:after="0" w:line="240" w:lineRule="auto"/>
              <w:jc w:val="right"/>
              <w:rPr>
                <w:ins w:id="94" w:author="Ryan He" w:date="2018-04-09T16:16:00Z"/>
                <w:rFonts w:ascii="Calibri" w:eastAsia="Times New Roman" w:hAnsi="Calibri" w:cs="Calibri"/>
                <w:color w:val="000000"/>
                <w:sz w:val="16"/>
              </w:rPr>
            </w:pPr>
            <w:ins w:id="95" w:author="Ryan He" w:date="2018-04-09T16:16:00Z">
              <w:r w:rsidRPr="006D689A">
                <w:rPr>
                  <w:rFonts w:ascii="Calibri" w:eastAsia="Times New Roman" w:hAnsi="Calibri" w:cs="Calibri"/>
                  <w:color w:val="000000"/>
                  <w:sz w:val="16"/>
                </w:rPr>
                <w:t>6</w:t>
              </w:r>
            </w:ins>
          </w:p>
        </w:tc>
        <w:tc>
          <w:tcPr>
            <w:tcW w:w="0" w:type="auto"/>
            <w:shd w:val="clear" w:color="auto" w:fill="auto"/>
            <w:noWrap/>
            <w:tcMar>
              <w:left w:w="57" w:type="dxa"/>
              <w:right w:w="57" w:type="dxa"/>
            </w:tcMar>
            <w:vAlign w:val="bottom"/>
            <w:hideMark/>
          </w:tcPr>
          <w:p w14:paraId="01B1B417" w14:textId="77777777" w:rsidR="00F51ECC" w:rsidRPr="006D689A" w:rsidRDefault="00F51ECC" w:rsidP="00F51ECC">
            <w:pPr>
              <w:spacing w:after="0" w:line="240" w:lineRule="auto"/>
              <w:jc w:val="right"/>
              <w:rPr>
                <w:ins w:id="96" w:author="Ryan He" w:date="2018-04-09T16:16:00Z"/>
                <w:rFonts w:ascii="Calibri" w:eastAsia="Times New Roman" w:hAnsi="Calibri" w:cs="Calibri"/>
                <w:color w:val="000000"/>
                <w:sz w:val="16"/>
              </w:rPr>
            </w:pPr>
            <w:ins w:id="97" w:author="Ryan He" w:date="2018-04-09T16:16:00Z">
              <w:r w:rsidRPr="006D689A">
                <w:rPr>
                  <w:rFonts w:ascii="Calibri" w:eastAsia="Times New Roman" w:hAnsi="Calibri" w:cs="Calibri"/>
                  <w:color w:val="000000"/>
                  <w:sz w:val="16"/>
                </w:rPr>
                <w:t>1990</w:t>
              </w:r>
            </w:ins>
          </w:p>
        </w:tc>
        <w:tc>
          <w:tcPr>
            <w:tcW w:w="0" w:type="auto"/>
            <w:shd w:val="clear" w:color="auto" w:fill="auto"/>
            <w:noWrap/>
            <w:tcMar>
              <w:left w:w="57" w:type="dxa"/>
              <w:right w:w="57" w:type="dxa"/>
            </w:tcMar>
            <w:vAlign w:val="bottom"/>
            <w:hideMark/>
          </w:tcPr>
          <w:p w14:paraId="19568B42" w14:textId="77777777" w:rsidR="00F51ECC" w:rsidRPr="006D689A" w:rsidRDefault="00F51ECC" w:rsidP="00F51ECC">
            <w:pPr>
              <w:spacing w:after="0" w:line="240" w:lineRule="auto"/>
              <w:jc w:val="right"/>
              <w:rPr>
                <w:ins w:id="98" w:author="Ryan He" w:date="2018-04-09T16:16:00Z"/>
                <w:rFonts w:ascii="Calibri" w:eastAsia="Times New Roman" w:hAnsi="Calibri" w:cs="Calibri"/>
                <w:color w:val="000000"/>
                <w:sz w:val="16"/>
              </w:rPr>
            </w:pPr>
            <w:ins w:id="99" w:author="Ryan He" w:date="2018-04-09T16:16:00Z">
              <w:r w:rsidRPr="006D689A">
                <w:rPr>
                  <w:rFonts w:ascii="Calibri" w:eastAsia="Times New Roman" w:hAnsi="Calibri" w:cs="Calibri"/>
                  <w:color w:val="000000"/>
                  <w:sz w:val="16"/>
                </w:rPr>
                <w:t>1</w:t>
              </w:r>
            </w:ins>
          </w:p>
        </w:tc>
        <w:tc>
          <w:tcPr>
            <w:tcW w:w="0" w:type="auto"/>
            <w:shd w:val="clear" w:color="auto" w:fill="auto"/>
            <w:noWrap/>
            <w:tcMar>
              <w:left w:w="57" w:type="dxa"/>
              <w:right w:w="57" w:type="dxa"/>
            </w:tcMar>
            <w:vAlign w:val="bottom"/>
            <w:hideMark/>
          </w:tcPr>
          <w:p w14:paraId="28291F99" w14:textId="77777777" w:rsidR="00F51ECC" w:rsidRPr="006D689A" w:rsidRDefault="00F51ECC" w:rsidP="00F51ECC">
            <w:pPr>
              <w:spacing w:after="0" w:line="240" w:lineRule="auto"/>
              <w:rPr>
                <w:ins w:id="100" w:author="Ryan He" w:date="2018-04-09T16:16:00Z"/>
                <w:rFonts w:ascii="Calibri" w:eastAsia="Times New Roman" w:hAnsi="Calibri" w:cs="Calibri"/>
                <w:color w:val="000000"/>
                <w:sz w:val="16"/>
              </w:rPr>
            </w:pPr>
            <w:ins w:id="101" w:author="Ryan He" w:date="2018-04-09T16:16:00Z">
              <w:r w:rsidRPr="006D689A">
                <w:rPr>
                  <w:rFonts w:ascii="Calibri" w:eastAsia="Times New Roman" w:hAnsi="Calibri" w:cs="Calibri"/>
                  <w:color w:val="000000"/>
                  <w:sz w:val="16"/>
                </w:rPr>
                <w:t>M</w:t>
              </w:r>
            </w:ins>
          </w:p>
        </w:tc>
        <w:tc>
          <w:tcPr>
            <w:tcW w:w="0" w:type="auto"/>
            <w:shd w:val="clear" w:color="auto" w:fill="auto"/>
            <w:noWrap/>
            <w:tcMar>
              <w:left w:w="57" w:type="dxa"/>
              <w:right w:w="57" w:type="dxa"/>
            </w:tcMar>
            <w:vAlign w:val="bottom"/>
            <w:hideMark/>
          </w:tcPr>
          <w:p w14:paraId="4CADF90A" w14:textId="77777777" w:rsidR="00F51ECC" w:rsidRPr="006D689A" w:rsidRDefault="00F51ECC" w:rsidP="00F51ECC">
            <w:pPr>
              <w:spacing w:after="0" w:line="240" w:lineRule="auto"/>
              <w:jc w:val="right"/>
              <w:rPr>
                <w:ins w:id="102" w:author="Ryan He" w:date="2018-04-09T16:16:00Z"/>
                <w:rFonts w:ascii="Calibri" w:eastAsia="Times New Roman" w:hAnsi="Calibri" w:cs="Calibri"/>
                <w:color w:val="000000"/>
                <w:sz w:val="16"/>
              </w:rPr>
            </w:pPr>
            <w:ins w:id="103" w:author="Ryan He" w:date="2018-04-09T16:16:00Z">
              <w:r w:rsidRPr="006D689A">
                <w:rPr>
                  <w:rFonts w:ascii="Calibri" w:eastAsia="Times New Roman" w:hAnsi="Calibri" w:cs="Calibri"/>
                  <w:color w:val="000000"/>
                  <w:sz w:val="16"/>
                </w:rPr>
                <w:t>41</w:t>
              </w:r>
            </w:ins>
          </w:p>
        </w:tc>
        <w:tc>
          <w:tcPr>
            <w:tcW w:w="0" w:type="auto"/>
            <w:shd w:val="clear" w:color="auto" w:fill="auto"/>
            <w:noWrap/>
            <w:tcMar>
              <w:left w:w="57" w:type="dxa"/>
              <w:right w:w="57" w:type="dxa"/>
            </w:tcMar>
            <w:vAlign w:val="bottom"/>
            <w:hideMark/>
          </w:tcPr>
          <w:p w14:paraId="4937C0E9" w14:textId="77777777" w:rsidR="00F51ECC" w:rsidRPr="006D689A" w:rsidRDefault="00F51ECC" w:rsidP="00F51ECC">
            <w:pPr>
              <w:spacing w:after="0" w:line="240" w:lineRule="auto"/>
              <w:jc w:val="right"/>
              <w:rPr>
                <w:ins w:id="104" w:author="Ryan He" w:date="2018-04-09T16:16:00Z"/>
                <w:rFonts w:ascii="Calibri" w:eastAsia="Times New Roman" w:hAnsi="Calibri" w:cs="Calibri"/>
                <w:color w:val="000000"/>
                <w:sz w:val="16"/>
              </w:rPr>
            </w:pPr>
            <w:ins w:id="105" w:author="Ryan He" w:date="2018-04-09T16:16:00Z">
              <w:r w:rsidRPr="006D689A">
                <w:rPr>
                  <w:rFonts w:ascii="Calibri" w:eastAsia="Times New Roman" w:hAnsi="Calibri" w:cs="Calibri"/>
                  <w:color w:val="000000"/>
                  <w:sz w:val="16"/>
                </w:rPr>
                <w:t>11</w:t>
              </w:r>
            </w:ins>
          </w:p>
        </w:tc>
        <w:tc>
          <w:tcPr>
            <w:tcW w:w="0" w:type="auto"/>
            <w:shd w:val="clear" w:color="auto" w:fill="auto"/>
            <w:noWrap/>
            <w:tcMar>
              <w:left w:w="57" w:type="dxa"/>
              <w:right w:w="57" w:type="dxa"/>
            </w:tcMar>
            <w:vAlign w:val="bottom"/>
            <w:hideMark/>
          </w:tcPr>
          <w:p w14:paraId="7AF08109" w14:textId="77777777" w:rsidR="00F51ECC" w:rsidRPr="006D689A" w:rsidRDefault="00F51ECC" w:rsidP="00F51ECC">
            <w:pPr>
              <w:spacing w:after="0" w:line="240" w:lineRule="auto"/>
              <w:jc w:val="right"/>
              <w:rPr>
                <w:ins w:id="106" w:author="Ryan He" w:date="2018-04-09T16:16:00Z"/>
                <w:rFonts w:ascii="Calibri" w:eastAsia="Times New Roman" w:hAnsi="Calibri" w:cs="Calibri"/>
                <w:color w:val="000000"/>
                <w:sz w:val="16"/>
              </w:rPr>
            </w:pPr>
            <w:ins w:id="107" w:author="Ryan He" w:date="2018-04-09T16:16:00Z">
              <w:r w:rsidRPr="006D689A">
                <w:rPr>
                  <w:rFonts w:ascii="Calibri" w:eastAsia="Times New Roman" w:hAnsi="Calibri" w:cs="Calibri"/>
                  <w:color w:val="000000"/>
                  <w:sz w:val="16"/>
                </w:rPr>
                <w:t>1</w:t>
              </w:r>
            </w:ins>
          </w:p>
        </w:tc>
        <w:tc>
          <w:tcPr>
            <w:tcW w:w="0" w:type="auto"/>
            <w:shd w:val="clear" w:color="auto" w:fill="auto"/>
            <w:noWrap/>
            <w:tcMar>
              <w:left w:w="57" w:type="dxa"/>
              <w:right w:w="57" w:type="dxa"/>
            </w:tcMar>
            <w:vAlign w:val="bottom"/>
            <w:hideMark/>
          </w:tcPr>
          <w:p w14:paraId="779320AA" w14:textId="77777777" w:rsidR="00F51ECC" w:rsidRPr="006D689A" w:rsidRDefault="00F51ECC" w:rsidP="00F51ECC">
            <w:pPr>
              <w:spacing w:after="0" w:line="240" w:lineRule="auto"/>
              <w:rPr>
                <w:ins w:id="108" w:author="Ryan He" w:date="2018-04-09T16:16:00Z"/>
                <w:rFonts w:ascii="Calibri" w:eastAsia="Times New Roman" w:hAnsi="Calibri" w:cs="Calibri"/>
                <w:color w:val="000000"/>
                <w:sz w:val="16"/>
              </w:rPr>
            </w:pPr>
            <w:ins w:id="109" w:author="Ryan He" w:date="2018-04-09T16:16:00Z">
              <w:r w:rsidRPr="006D689A">
                <w:rPr>
                  <w:rFonts w:ascii="Calibri" w:eastAsia="Times New Roman" w:hAnsi="Calibri" w:cs="Calibri"/>
                  <w:color w:val="000000"/>
                  <w:sz w:val="16"/>
                </w:rPr>
                <w:t>UU</w:t>
              </w:r>
            </w:ins>
          </w:p>
        </w:tc>
        <w:tc>
          <w:tcPr>
            <w:tcW w:w="0" w:type="auto"/>
            <w:shd w:val="clear" w:color="auto" w:fill="auto"/>
            <w:noWrap/>
            <w:tcMar>
              <w:left w:w="57" w:type="dxa"/>
              <w:right w:w="57" w:type="dxa"/>
            </w:tcMar>
            <w:vAlign w:val="bottom"/>
            <w:hideMark/>
          </w:tcPr>
          <w:p w14:paraId="62591743" w14:textId="77777777" w:rsidR="00F51ECC" w:rsidRPr="006D689A" w:rsidRDefault="00F51ECC" w:rsidP="00F51ECC">
            <w:pPr>
              <w:spacing w:after="0" w:line="240" w:lineRule="auto"/>
              <w:jc w:val="right"/>
              <w:rPr>
                <w:ins w:id="110" w:author="Ryan He" w:date="2018-04-09T16:16:00Z"/>
                <w:rFonts w:ascii="Calibri" w:eastAsia="Times New Roman" w:hAnsi="Calibri" w:cs="Calibri"/>
                <w:color w:val="000000"/>
                <w:sz w:val="16"/>
              </w:rPr>
            </w:pPr>
            <w:ins w:id="111" w:author="Ryan He" w:date="2018-04-09T16:16:00Z">
              <w:r w:rsidRPr="006D689A">
                <w:rPr>
                  <w:rFonts w:ascii="Calibri" w:eastAsia="Times New Roman" w:hAnsi="Calibri" w:cs="Calibri"/>
                  <w:color w:val="000000"/>
                  <w:sz w:val="16"/>
                </w:rPr>
                <w:t>1</w:t>
              </w:r>
            </w:ins>
          </w:p>
        </w:tc>
      </w:tr>
    </w:tbl>
    <w:p w14:paraId="009A88D5" w14:textId="77777777" w:rsidR="004170D6" w:rsidRDefault="004170D6" w:rsidP="00B0592C">
      <w:pPr>
        <w:rPr>
          <w:ins w:id="112" w:author="Ryan He" w:date="2018-04-09T16:13:00Z"/>
        </w:rPr>
      </w:pPr>
    </w:p>
    <w:p w14:paraId="43800FFF" w14:textId="77777777" w:rsidR="00F51ECC" w:rsidRDefault="00F51ECC" w:rsidP="00B0592C"/>
    <w:p w14:paraId="22F28175" w14:textId="77777777" w:rsidR="0072229E" w:rsidDel="00F51ECC" w:rsidRDefault="0072229E" w:rsidP="00B0592C">
      <w:pPr>
        <w:rPr>
          <w:del w:id="113" w:author="Ryan He" w:date="2018-04-09T16:16:00Z"/>
        </w:rPr>
      </w:pPr>
    </w:p>
    <w:p w14:paraId="4C5D1FF3" w14:textId="77777777" w:rsidR="0072229E" w:rsidRDefault="0072229E" w:rsidP="00B0592C"/>
    <w:p w14:paraId="2B9F7AD4" w14:textId="77777777" w:rsidR="00B0592C" w:rsidRDefault="004170D6" w:rsidP="00B0592C">
      <w:pPr>
        <w:pStyle w:val="Heading2"/>
        <w:numPr>
          <w:ilvl w:val="0"/>
          <w:numId w:val="0"/>
        </w:numPr>
      </w:pPr>
      <w:bookmarkStart w:id="114" w:name="_Toc511055714"/>
      <w:r>
        <w:t xml:space="preserve">A-2 </w:t>
      </w:r>
      <w:r w:rsidR="0072229E">
        <w:t>Sample</w:t>
      </w:r>
      <w:r>
        <w:t xml:space="preserve"> Code</w:t>
      </w:r>
      <w:r w:rsidR="0072229E">
        <w:t>s</w:t>
      </w:r>
      <w:bookmarkEnd w:id="114"/>
    </w:p>
    <w:p w14:paraId="2037F0C8" w14:textId="77777777" w:rsidR="007230DA" w:rsidRPr="0072229E" w:rsidRDefault="007230DA" w:rsidP="00BC16D4">
      <w:pPr>
        <w:numPr>
          <w:ilvl w:val="0"/>
          <w:numId w:val="13"/>
        </w:numPr>
        <w:spacing w:after="0" w:line="240" w:lineRule="auto"/>
        <w:rPr>
          <w:b/>
          <w:lang w:val="en-US" w:eastAsia="en-US"/>
        </w:rPr>
      </w:pPr>
      <w:r>
        <w:rPr>
          <w:b/>
          <w:lang w:val="en-US" w:eastAsia="en-US"/>
        </w:rPr>
        <w:t xml:space="preserve">[A-2.B1] </w:t>
      </w:r>
      <w:r w:rsidRPr="00524EEB">
        <w:rPr>
          <w:lang w:val="en-US" w:eastAsia="en-US"/>
        </w:rPr>
        <w:t>cre</w:t>
      </w:r>
      <w:r>
        <w:rPr>
          <w:lang w:val="en-US" w:eastAsia="en-US"/>
        </w:rPr>
        <w:t>a</w:t>
      </w:r>
      <w:r w:rsidRPr="00524EEB">
        <w:rPr>
          <w:lang w:val="en-US" w:eastAsia="en-US"/>
        </w:rPr>
        <w:t>t</w:t>
      </w:r>
      <w:r>
        <w:rPr>
          <w:lang w:val="en-US" w:eastAsia="en-US"/>
        </w:rPr>
        <w:t>e new column ‘date’ with data type as ‘period[M]’ and set this column as an index (in “</w:t>
      </w:r>
      <w:r w:rsidRPr="0072229E">
        <w:rPr>
          <w:lang w:val="en-US" w:eastAsia="en-US"/>
        </w:rPr>
        <w:t>G3_Project_</w:t>
      </w:r>
      <w:r>
        <w:rPr>
          <w:lang w:val="en-US" w:eastAsia="en-US"/>
        </w:rPr>
        <w:t>Boris</w:t>
      </w:r>
      <w:r w:rsidRPr="0072229E">
        <w:rPr>
          <w:lang w:val="en-US" w:eastAsia="en-US"/>
        </w:rPr>
        <w:t>.ipynb</w:t>
      </w:r>
      <w:r>
        <w:rPr>
          <w:lang w:val="en-US" w:eastAsia="en-US"/>
        </w:rPr>
        <w:t>”).</w:t>
      </w:r>
    </w:p>
    <w:tbl>
      <w:tblPr>
        <w:tblStyle w:val="TableGrid"/>
        <w:tblW w:w="8335" w:type="dxa"/>
        <w:tblInd w:w="279" w:type="dxa"/>
        <w:tblLook w:val="04A0" w:firstRow="1" w:lastRow="0" w:firstColumn="1" w:lastColumn="0" w:noHBand="0" w:noVBand="1"/>
      </w:tblPr>
      <w:tblGrid>
        <w:gridCol w:w="8335"/>
      </w:tblGrid>
      <w:tr w:rsidR="007230DA" w:rsidRPr="00BC16D4" w14:paraId="70A4B7AC" w14:textId="77777777" w:rsidTr="00BC16D4">
        <w:tc>
          <w:tcPr>
            <w:tcW w:w="8368" w:type="dxa"/>
          </w:tcPr>
          <w:p w14:paraId="1D1CF35D" w14:textId="77777777" w:rsidR="007230DA" w:rsidRDefault="007230DA" w:rsidP="00BC16D4">
            <w:pPr>
              <w:rPr>
                <w:rFonts w:ascii="Consolas" w:hAnsi="Consolas"/>
                <w:sz w:val="16"/>
                <w:szCs w:val="16"/>
              </w:rPr>
            </w:pPr>
            <w:r w:rsidRPr="004A2775">
              <w:rPr>
                <w:rFonts w:ascii="Consolas" w:hAnsi="Consolas"/>
                <w:sz w:val="16"/>
                <w:szCs w:val="16"/>
              </w:rPr>
              <w:t>df['date'] = pd.PeriodIndex(df['c_year'].map(str) + '-' + df['c_mnth'], freq='M')</w:t>
            </w:r>
          </w:p>
          <w:p w14:paraId="7AB0EDEE" w14:textId="77777777" w:rsidR="007230DA" w:rsidRPr="00D35130" w:rsidRDefault="007230DA" w:rsidP="00BC16D4">
            <w:pPr>
              <w:rPr>
                <w:rFonts w:ascii="Consolas" w:hAnsi="Consolas"/>
                <w:sz w:val="16"/>
                <w:szCs w:val="16"/>
              </w:rPr>
            </w:pPr>
            <w:r w:rsidRPr="002C6610">
              <w:rPr>
                <w:rFonts w:ascii="Consolas" w:hAnsi="Consolas"/>
                <w:sz w:val="16"/>
                <w:szCs w:val="16"/>
              </w:rPr>
              <w:t>df=df.set_index('date')</w:t>
            </w:r>
          </w:p>
        </w:tc>
      </w:tr>
    </w:tbl>
    <w:p w14:paraId="7A273732" w14:textId="77777777" w:rsidR="007230DA" w:rsidRDefault="007230DA" w:rsidP="007230DA">
      <w:pPr>
        <w:autoSpaceDE w:val="0"/>
        <w:autoSpaceDN w:val="0"/>
        <w:adjustRightInd w:val="0"/>
        <w:spacing w:after="0" w:line="240" w:lineRule="auto"/>
      </w:pPr>
    </w:p>
    <w:p w14:paraId="4D7D60CA" w14:textId="77777777" w:rsidR="007230DA" w:rsidRPr="0072229E" w:rsidRDefault="007230DA" w:rsidP="00BC16D4">
      <w:pPr>
        <w:numPr>
          <w:ilvl w:val="0"/>
          <w:numId w:val="13"/>
        </w:numPr>
        <w:spacing w:after="0" w:line="240" w:lineRule="auto"/>
        <w:rPr>
          <w:b/>
          <w:lang w:val="en-US" w:eastAsia="en-US"/>
        </w:rPr>
      </w:pPr>
      <w:r>
        <w:rPr>
          <w:b/>
          <w:lang w:val="en-US" w:eastAsia="en-US"/>
        </w:rPr>
        <w:t xml:space="preserve">[A-2.B2] </w:t>
      </w:r>
      <w:r>
        <w:rPr>
          <w:lang w:val="en-US" w:eastAsia="en-US"/>
        </w:rPr>
        <w:t>create ‘fatal’ and ‘non_fatal’ columns based on c_sev column value (in “</w:t>
      </w:r>
      <w:r w:rsidRPr="0072229E">
        <w:rPr>
          <w:lang w:val="en-US" w:eastAsia="en-US"/>
        </w:rPr>
        <w:t>G3_Project_</w:t>
      </w:r>
      <w:r>
        <w:rPr>
          <w:lang w:val="en-US" w:eastAsia="en-US"/>
        </w:rPr>
        <w:t>Boris</w:t>
      </w:r>
      <w:r w:rsidRPr="0072229E">
        <w:rPr>
          <w:lang w:val="en-US" w:eastAsia="en-US"/>
        </w:rPr>
        <w:t>.</w:t>
      </w:r>
      <w:r w:rsidRPr="00C431DD">
        <w:rPr>
          <w:lang w:val="en-US" w:eastAsia="en-US"/>
        </w:rPr>
        <w:t>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7230DA" w:rsidRPr="00BC16D4" w14:paraId="056BB1D3" w14:textId="77777777" w:rsidTr="00BC16D4">
        <w:tc>
          <w:tcPr>
            <w:tcW w:w="8080" w:type="dxa"/>
          </w:tcPr>
          <w:p w14:paraId="5DF70750" w14:textId="77777777" w:rsidR="007230DA" w:rsidRPr="007D3381" w:rsidRDefault="007230DA" w:rsidP="00BC16D4">
            <w:pPr>
              <w:rPr>
                <w:rFonts w:ascii="Consolas" w:hAnsi="Consolas"/>
                <w:sz w:val="16"/>
                <w:szCs w:val="16"/>
              </w:rPr>
            </w:pPr>
            <w:r w:rsidRPr="007D3381">
              <w:rPr>
                <w:rFonts w:ascii="Consolas" w:hAnsi="Consolas"/>
                <w:sz w:val="16"/>
                <w:szCs w:val="16"/>
              </w:rPr>
              <w:t>df['fatal']=np.where(df['c_sev']==1,1,0)</w:t>
            </w:r>
          </w:p>
          <w:p w14:paraId="68E07169" w14:textId="77777777" w:rsidR="007230DA" w:rsidRPr="007D3381" w:rsidRDefault="007230DA" w:rsidP="00BC16D4">
            <w:pPr>
              <w:rPr>
                <w:rFonts w:ascii="Consolas" w:hAnsi="Consolas"/>
                <w:sz w:val="16"/>
                <w:szCs w:val="16"/>
              </w:rPr>
            </w:pPr>
            <w:r w:rsidRPr="007D3381">
              <w:rPr>
                <w:rFonts w:ascii="Consolas" w:hAnsi="Consolas"/>
                <w:sz w:val="16"/>
                <w:szCs w:val="16"/>
              </w:rPr>
              <w:t>df['non_fatal']=np.where(df['c_sev']==2,1,0)</w:t>
            </w:r>
          </w:p>
        </w:tc>
      </w:tr>
    </w:tbl>
    <w:p w14:paraId="0F91959E" w14:textId="77777777" w:rsidR="007230DA" w:rsidRDefault="007230DA" w:rsidP="007230DA">
      <w:pPr>
        <w:autoSpaceDE w:val="0"/>
        <w:autoSpaceDN w:val="0"/>
        <w:adjustRightInd w:val="0"/>
        <w:spacing w:after="0" w:line="240" w:lineRule="auto"/>
      </w:pPr>
    </w:p>
    <w:p w14:paraId="5F257715" w14:textId="77777777" w:rsidR="007230DA" w:rsidRPr="0072229E" w:rsidRDefault="007230DA" w:rsidP="00BC16D4">
      <w:pPr>
        <w:numPr>
          <w:ilvl w:val="0"/>
          <w:numId w:val="13"/>
        </w:numPr>
        <w:spacing w:after="0" w:line="240" w:lineRule="auto"/>
        <w:rPr>
          <w:b/>
          <w:lang w:val="en-US" w:eastAsia="en-US"/>
        </w:rPr>
      </w:pPr>
      <w:r>
        <w:rPr>
          <w:b/>
          <w:lang w:val="en-US" w:eastAsia="en-US"/>
        </w:rPr>
        <w:t xml:space="preserve">[A-2.B3] </w:t>
      </w:r>
      <w:r>
        <w:rPr>
          <w:lang w:val="en-US" w:eastAsia="en-US"/>
        </w:rPr>
        <w:t>group ‘fatal’ and ‘</w:t>
      </w:r>
      <w:r w:rsidRPr="00C431DD">
        <w:rPr>
          <w:lang w:val="en-US" w:eastAsia="en-US"/>
        </w:rPr>
        <w:t>non</w:t>
      </w:r>
      <w:r>
        <w:rPr>
          <w:lang w:val="en-US" w:eastAsia="en-US"/>
        </w:rPr>
        <w:t>_fatal’ columns by date (in “</w:t>
      </w:r>
      <w:r w:rsidRPr="0072229E">
        <w:rPr>
          <w:lang w:val="en-US" w:eastAsia="en-US"/>
        </w:rPr>
        <w:t>G3_Project_</w:t>
      </w:r>
      <w:r>
        <w:rPr>
          <w:lang w:val="en-US" w:eastAsia="en-US"/>
        </w:rPr>
        <w:t>Boris</w:t>
      </w:r>
      <w:r w:rsidRPr="0072229E">
        <w:rPr>
          <w:lang w:val="en-US" w:eastAsia="en-US"/>
        </w:rPr>
        <w:t>.ipynb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7230DA" w:rsidRPr="00BC16D4" w14:paraId="79AE557D" w14:textId="77777777" w:rsidTr="00BC16D4">
        <w:tc>
          <w:tcPr>
            <w:tcW w:w="8635" w:type="dxa"/>
          </w:tcPr>
          <w:p w14:paraId="3B5652AC" w14:textId="77777777" w:rsidR="007230DA" w:rsidRPr="00D35130" w:rsidRDefault="007230DA" w:rsidP="00BC16D4">
            <w:pPr>
              <w:rPr>
                <w:rFonts w:ascii="Consolas" w:hAnsi="Consolas"/>
                <w:sz w:val="16"/>
                <w:szCs w:val="16"/>
              </w:rPr>
            </w:pPr>
            <w:r w:rsidRPr="002C7879">
              <w:rPr>
                <w:rFonts w:ascii="Consolas" w:hAnsi="Consolas"/>
                <w:sz w:val="16"/>
                <w:szCs w:val="16"/>
              </w:rPr>
              <w:t>df_1=df.groupby('date')['fatal','non_fatal'].sum()</w:t>
            </w:r>
          </w:p>
        </w:tc>
      </w:tr>
    </w:tbl>
    <w:p w14:paraId="3012A7C7" w14:textId="77777777" w:rsidR="007230DA" w:rsidRDefault="007230DA" w:rsidP="007230DA">
      <w:pPr>
        <w:autoSpaceDE w:val="0"/>
        <w:autoSpaceDN w:val="0"/>
        <w:adjustRightInd w:val="0"/>
        <w:spacing w:after="0" w:line="240" w:lineRule="auto"/>
      </w:pPr>
    </w:p>
    <w:p w14:paraId="56BB5170" w14:textId="77777777" w:rsidR="007230DA" w:rsidRPr="0072229E" w:rsidRDefault="007230DA" w:rsidP="00BC16D4">
      <w:pPr>
        <w:numPr>
          <w:ilvl w:val="0"/>
          <w:numId w:val="13"/>
        </w:numPr>
        <w:spacing w:after="0" w:line="240" w:lineRule="auto"/>
        <w:rPr>
          <w:b/>
          <w:lang w:val="en-US" w:eastAsia="en-US"/>
        </w:rPr>
      </w:pPr>
      <w:r>
        <w:rPr>
          <w:b/>
          <w:lang w:val="en-US" w:eastAsia="en-US"/>
        </w:rPr>
        <w:t xml:space="preserve">[A-2.B4] </w:t>
      </w:r>
      <w:r w:rsidRPr="00C431DD">
        <w:rPr>
          <w:lang w:val="en-US" w:eastAsia="en-US"/>
        </w:rPr>
        <w:t>Autocorrelation</w:t>
      </w:r>
      <w:r>
        <w:rPr>
          <w:lang w:val="en-US" w:eastAsia="en-US"/>
        </w:rPr>
        <w:t xml:space="preserve"> plot (see line 15 in “</w:t>
      </w:r>
      <w:r w:rsidRPr="0072229E">
        <w:rPr>
          <w:lang w:val="en-US" w:eastAsia="en-US"/>
        </w:rPr>
        <w:t>G3_Project_</w:t>
      </w:r>
      <w:r>
        <w:rPr>
          <w:lang w:val="en-US" w:eastAsia="en-US"/>
        </w:rPr>
        <w:t>Boris</w:t>
      </w:r>
      <w:r w:rsidRPr="0072229E">
        <w:rPr>
          <w:lang w:val="en-US" w:eastAsia="en-US"/>
        </w:rPr>
        <w:t>.ipynb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7230DA" w:rsidRPr="00BC16D4" w14:paraId="7CD80F47" w14:textId="77777777" w:rsidTr="00BC16D4">
        <w:tc>
          <w:tcPr>
            <w:tcW w:w="8635" w:type="dxa"/>
          </w:tcPr>
          <w:p w14:paraId="6B300EDA" w14:textId="77777777" w:rsidR="007230DA" w:rsidRPr="00F233A3" w:rsidRDefault="007230DA" w:rsidP="00BC16D4">
            <w:pPr>
              <w:rPr>
                <w:rFonts w:ascii="Consolas" w:hAnsi="Consolas"/>
                <w:sz w:val="16"/>
                <w:szCs w:val="16"/>
              </w:rPr>
            </w:pPr>
            <w:r w:rsidRPr="00F233A3">
              <w:rPr>
                <w:rFonts w:ascii="Consolas" w:hAnsi="Consolas"/>
                <w:sz w:val="16"/>
                <w:szCs w:val="16"/>
              </w:rPr>
              <w:t>plt.figure(figsize=(15,5))</w:t>
            </w:r>
          </w:p>
          <w:p w14:paraId="2DB6A0E1" w14:textId="77777777" w:rsidR="007230DA" w:rsidRPr="00F233A3" w:rsidRDefault="007230DA" w:rsidP="00BC16D4">
            <w:pPr>
              <w:rPr>
                <w:rFonts w:ascii="Consolas" w:hAnsi="Consolas"/>
                <w:sz w:val="16"/>
                <w:szCs w:val="16"/>
              </w:rPr>
            </w:pPr>
            <w:r w:rsidRPr="00F233A3">
              <w:rPr>
                <w:rFonts w:ascii="Consolas" w:hAnsi="Consolas"/>
                <w:sz w:val="16"/>
                <w:szCs w:val="16"/>
              </w:rPr>
              <w:t>for c in df_1.columns:</w:t>
            </w:r>
          </w:p>
          <w:p w14:paraId="5246AFEE" w14:textId="77777777" w:rsidR="007230DA" w:rsidRPr="00D35130" w:rsidRDefault="007230DA" w:rsidP="00BC16D4">
            <w:pPr>
              <w:rPr>
                <w:rFonts w:ascii="Consolas" w:hAnsi="Consolas"/>
                <w:sz w:val="16"/>
                <w:szCs w:val="16"/>
              </w:rPr>
            </w:pPr>
            <w:r w:rsidRPr="00F233A3">
              <w:rPr>
                <w:rFonts w:ascii="Consolas" w:hAnsi="Consolas"/>
                <w:sz w:val="16"/>
                <w:szCs w:val="16"/>
              </w:rPr>
              <w:t xml:space="preserve">    autocorrelation_plot(df_1[c][-60:],label=c)</w:t>
            </w:r>
          </w:p>
        </w:tc>
      </w:tr>
    </w:tbl>
    <w:p w14:paraId="07CF247C" w14:textId="77777777" w:rsidR="007230DA" w:rsidRDefault="007230DA" w:rsidP="007230DA">
      <w:pPr>
        <w:autoSpaceDE w:val="0"/>
        <w:autoSpaceDN w:val="0"/>
        <w:adjustRightInd w:val="0"/>
        <w:spacing w:after="0" w:line="240" w:lineRule="auto"/>
      </w:pPr>
    </w:p>
    <w:p w14:paraId="30B76F1B" w14:textId="77777777" w:rsidR="007230DA" w:rsidRPr="0072229E" w:rsidRDefault="007230DA" w:rsidP="00BC16D4">
      <w:pPr>
        <w:numPr>
          <w:ilvl w:val="0"/>
          <w:numId w:val="13"/>
        </w:numPr>
        <w:spacing w:after="0" w:line="240" w:lineRule="auto"/>
        <w:rPr>
          <w:b/>
          <w:lang w:val="en-US" w:eastAsia="en-US"/>
        </w:rPr>
      </w:pPr>
      <w:r>
        <w:rPr>
          <w:b/>
          <w:lang w:val="en-US" w:eastAsia="en-US"/>
        </w:rPr>
        <w:t xml:space="preserve">[A-2.B5] </w:t>
      </w:r>
      <w:r w:rsidRPr="00A939AA">
        <w:rPr>
          <w:lang w:val="en-US" w:eastAsia="en-US"/>
        </w:rPr>
        <w:t>correlation plot and</w:t>
      </w:r>
      <w:r>
        <w:rPr>
          <w:b/>
          <w:lang w:val="en-US" w:eastAsia="en-US"/>
        </w:rPr>
        <w:t xml:space="preserve"> </w:t>
      </w:r>
      <w:r w:rsidRPr="00A939AA">
        <w:rPr>
          <w:lang w:val="en-US" w:eastAsia="en-US"/>
        </w:rPr>
        <w:t>correlation coefficient</w:t>
      </w:r>
      <w:r>
        <w:rPr>
          <w:b/>
          <w:lang w:val="en-US" w:eastAsia="en-US"/>
        </w:rPr>
        <w:t xml:space="preserve"> </w:t>
      </w:r>
      <w:r>
        <w:rPr>
          <w:lang w:val="en-US" w:eastAsia="en-US"/>
        </w:rPr>
        <w:t>determination (in “</w:t>
      </w:r>
      <w:r w:rsidRPr="0072229E">
        <w:rPr>
          <w:lang w:val="en-US" w:eastAsia="en-US"/>
        </w:rPr>
        <w:t>G3_Project_</w:t>
      </w:r>
      <w:r>
        <w:rPr>
          <w:lang w:val="en-US" w:eastAsia="en-US"/>
        </w:rPr>
        <w:t>Boris</w:t>
      </w:r>
      <w:r w:rsidRPr="0072229E">
        <w:rPr>
          <w:lang w:val="en-US" w:eastAsia="en-US"/>
        </w:rPr>
        <w:t>.</w:t>
      </w:r>
      <w:r w:rsidRPr="00C431DD">
        <w:rPr>
          <w:lang w:val="en-US" w:eastAsia="en-US"/>
        </w:rPr>
        <w:t>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7230DA" w:rsidRPr="00BC16D4" w14:paraId="466A6C81" w14:textId="77777777" w:rsidTr="00BC16D4">
        <w:tc>
          <w:tcPr>
            <w:tcW w:w="8635" w:type="dxa"/>
          </w:tcPr>
          <w:p w14:paraId="082E3248" w14:textId="77777777" w:rsidR="007230DA" w:rsidRDefault="007230DA" w:rsidP="00BC16D4">
            <w:pPr>
              <w:rPr>
                <w:rFonts w:ascii="Consolas" w:hAnsi="Consolas"/>
                <w:sz w:val="16"/>
                <w:szCs w:val="16"/>
              </w:rPr>
            </w:pPr>
            <w:r w:rsidRPr="00A939AA">
              <w:rPr>
                <w:rFonts w:ascii="Consolas" w:hAnsi="Consolas"/>
                <w:sz w:val="16"/>
                <w:szCs w:val="16"/>
              </w:rPr>
              <w:t>sns.regplot('fatal', 'non_fatal', data=df_1)</w:t>
            </w:r>
          </w:p>
          <w:p w14:paraId="6F4BB4F7" w14:textId="77777777" w:rsidR="007230DA" w:rsidRPr="00D35130" w:rsidRDefault="007230DA" w:rsidP="00BC16D4">
            <w:pPr>
              <w:rPr>
                <w:rFonts w:ascii="Consolas" w:hAnsi="Consolas"/>
                <w:sz w:val="16"/>
                <w:szCs w:val="16"/>
              </w:rPr>
            </w:pPr>
            <w:r w:rsidRPr="00A939AA">
              <w:rPr>
                <w:rFonts w:ascii="Consolas" w:hAnsi="Consolas"/>
                <w:sz w:val="16"/>
                <w:szCs w:val="16"/>
              </w:rPr>
              <w:t>corr = df_1.corr()</w:t>
            </w:r>
          </w:p>
        </w:tc>
      </w:tr>
    </w:tbl>
    <w:p w14:paraId="7BD1659B" w14:textId="77777777" w:rsidR="007230DA" w:rsidRDefault="007230DA" w:rsidP="007230DA">
      <w:pPr>
        <w:autoSpaceDE w:val="0"/>
        <w:autoSpaceDN w:val="0"/>
        <w:adjustRightInd w:val="0"/>
        <w:spacing w:after="0" w:line="240" w:lineRule="auto"/>
      </w:pPr>
    </w:p>
    <w:p w14:paraId="2B33D5DC" w14:textId="77777777" w:rsidR="007230DA" w:rsidRPr="0072229E" w:rsidRDefault="007230DA" w:rsidP="00BC16D4">
      <w:pPr>
        <w:numPr>
          <w:ilvl w:val="0"/>
          <w:numId w:val="13"/>
        </w:numPr>
        <w:spacing w:after="0" w:line="240" w:lineRule="auto"/>
        <w:rPr>
          <w:b/>
          <w:lang w:val="en-US" w:eastAsia="en-US"/>
        </w:rPr>
      </w:pPr>
      <w:r>
        <w:rPr>
          <w:b/>
          <w:lang w:val="en-US" w:eastAsia="en-US"/>
        </w:rPr>
        <w:t xml:space="preserve">[A-2.B6] </w:t>
      </w:r>
      <w:r>
        <w:rPr>
          <w:lang w:val="en-US" w:eastAsia="en-US"/>
        </w:rPr>
        <w:t xml:space="preserve">group collisions </w:t>
      </w:r>
      <w:r w:rsidRPr="00C431DD">
        <w:rPr>
          <w:lang w:val="en-US" w:eastAsia="en-US"/>
        </w:rPr>
        <w:t>by</w:t>
      </w:r>
      <w:r>
        <w:rPr>
          <w:lang w:val="en-US" w:eastAsia="en-US"/>
        </w:rPr>
        <w:t xml:space="preserve"> week day and create a bar plot (in “</w:t>
      </w:r>
      <w:r w:rsidRPr="0072229E">
        <w:rPr>
          <w:lang w:val="en-US" w:eastAsia="en-US"/>
        </w:rPr>
        <w:t>G3_Project_</w:t>
      </w:r>
      <w:r>
        <w:rPr>
          <w:lang w:val="en-US" w:eastAsia="en-US"/>
        </w:rPr>
        <w:t>Boris</w:t>
      </w:r>
      <w:r w:rsidRPr="0072229E">
        <w:rPr>
          <w:lang w:val="en-US" w:eastAsia="en-US"/>
        </w:rPr>
        <w:t>.ipynb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7230DA" w:rsidRPr="00BC16D4" w14:paraId="4E648827" w14:textId="77777777" w:rsidTr="00BC16D4">
        <w:tc>
          <w:tcPr>
            <w:tcW w:w="8635" w:type="dxa"/>
          </w:tcPr>
          <w:p w14:paraId="7EA017C9" w14:textId="77777777" w:rsidR="007230DA" w:rsidRPr="002C16D5" w:rsidRDefault="007230DA" w:rsidP="00BC16D4">
            <w:pPr>
              <w:rPr>
                <w:rFonts w:ascii="Consolas" w:hAnsi="Consolas"/>
                <w:sz w:val="16"/>
                <w:szCs w:val="16"/>
              </w:rPr>
            </w:pPr>
            <w:r w:rsidRPr="002C16D5">
              <w:rPr>
                <w:rFonts w:ascii="Consolas" w:hAnsi="Consolas"/>
                <w:sz w:val="16"/>
                <w:szCs w:val="16"/>
              </w:rPr>
              <w:t>by_weekday = df.groupby('c_wday')['c_sev'].count()</w:t>
            </w:r>
          </w:p>
          <w:p w14:paraId="5EBD6311" w14:textId="77777777" w:rsidR="007230DA" w:rsidRPr="002C16D5" w:rsidRDefault="007230DA" w:rsidP="00BC16D4">
            <w:pPr>
              <w:rPr>
                <w:rFonts w:ascii="Consolas" w:hAnsi="Consolas"/>
                <w:sz w:val="16"/>
                <w:szCs w:val="16"/>
              </w:rPr>
            </w:pPr>
            <w:r w:rsidRPr="002C16D5">
              <w:rPr>
                <w:rFonts w:ascii="Consolas" w:hAnsi="Consolas"/>
                <w:sz w:val="16"/>
                <w:szCs w:val="16"/>
              </w:rPr>
              <w:t>by_weekday.index = ['Mon', 'Tue', 'Wed', 'Thu', 'Fri', 'Sat', 'Sun']</w:t>
            </w:r>
          </w:p>
          <w:p w14:paraId="228E767E" w14:textId="77777777" w:rsidR="007230DA" w:rsidRPr="002C16D5" w:rsidRDefault="007230DA" w:rsidP="00BC16D4">
            <w:pPr>
              <w:rPr>
                <w:rFonts w:ascii="Consolas" w:hAnsi="Consolas"/>
                <w:sz w:val="16"/>
                <w:szCs w:val="16"/>
              </w:rPr>
            </w:pPr>
            <w:r w:rsidRPr="002C16D5">
              <w:rPr>
                <w:rFonts w:ascii="Consolas" w:hAnsi="Consolas"/>
                <w:sz w:val="16"/>
                <w:szCs w:val="16"/>
              </w:rPr>
              <w:t>plot2 = by_weekday.plot(kind='bar',title='Collisions by week day')</w:t>
            </w:r>
          </w:p>
        </w:tc>
      </w:tr>
    </w:tbl>
    <w:p w14:paraId="01C82BD8" w14:textId="77777777" w:rsidR="007230DA" w:rsidRDefault="007230DA" w:rsidP="007230DA">
      <w:pPr>
        <w:autoSpaceDE w:val="0"/>
        <w:autoSpaceDN w:val="0"/>
        <w:adjustRightInd w:val="0"/>
        <w:spacing w:after="0" w:line="240" w:lineRule="auto"/>
      </w:pPr>
    </w:p>
    <w:p w14:paraId="7746B19E" w14:textId="77777777" w:rsidR="007230DA" w:rsidRPr="0072229E" w:rsidRDefault="007230DA" w:rsidP="00BC16D4">
      <w:pPr>
        <w:numPr>
          <w:ilvl w:val="0"/>
          <w:numId w:val="13"/>
        </w:numPr>
        <w:spacing w:after="0" w:line="240" w:lineRule="auto"/>
        <w:rPr>
          <w:b/>
          <w:lang w:val="en-US" w:eastAsia="en-US"/>
        </w:rPr>
      </w:pPr>
      <w:r>
        <w:rPr>
          <w:b/>
          <w:lang w:val="en-US" w:eastAsia="en-US"/>
        </w:rPr>
        <w:lastRenderedPageBreak/>
        <w:t xml:space="preserve">[A-2.B7] </w:t>
      </w:r>
      <w:r>
        <w:rPr>
          <w:lang w:val="en-US" w:eastAsia="en-US"/>
        </w:rPr>
        <w:t xml:space="preserve">group </w:t>
      </w:r>
      <w:r w:rsidRPr="00C431DD">
        <w:rPr>
          <w:lang w:val="en-US" w:eastAsia="en-US"/>
        </w:rPr>
        <w:t>collisions</w:t>
      </w:r>
      <w:r>
        <w:rPr>
          <w:lang w:val="en-US" w:eastAsia="en-US"/>
        </w:rPr>
        <w:t xml:space="preserve"> by day hour day and create a bar plot (</w:t>
      </w:r>
      <w:r w:rsidR="00F51ECC">
        <w:rPr>
          <w:lang w:val="en-US" w:eastAsia="en-US"/>
        </w:rPr>
        <w:t>i</w:t>
      </w:r>
      <w:r>
        <w:rPr>
          <w:lang w:val="en-US" w:eastAsia="en-US"/>
        </w:rPr>
        <w:t>n “</w:t>
      </w:r>
      <w:r w:rsidRPr="0072229E">
        <w:rPr>
          <w:lang w:val="en-US" w:eastAsia="en-US"/>
        </w:rPr>
        <w:t>G3_Project_</w:t>
      </w:r>
      <w:r>
        <w:rPr>
          <w:lang w:val="en-US" w:eastAsia="en-US"/>
        </w:rPr>
        <w:t>Boris</w:t>
      </w:r>
      <w:r w:rsidRPr="0072229E">
        <w:rPr>
          <w:lang w:val="en-US" w:eastAsia="en-US"/>
        </w:rPr>
        <w:t>.ipynb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7230DA" w:rsidRPr="00BC16D4" w14:paraId="339790E5" w14:textId="77777777" w:rsidTr="00BC16D4">
        <w:tc>
          <w:tcPr>
            <w:tcW w:w="8635" w:type="dxa"/>
          </w:tcPr>
          <w:p w14:paraId="6E18E46C" w14:textId="77777777" w:rsidR="007230DA" w:rsidRPr="000A7160" w:rsidRDefault="007230DA" w:rsidP="00BC16D4">
            <w:pPr>
              <w:rPr>
                <w:rFonts w:ascii="Consolas" w:hAnsi="Consolas"/>
                <w:sz w:val="16"/>
                <w:szCs w:val="16"/>
              </w:rPr>
            </w:pPr>
            <w:r w:rsidRPr="000A7160">
              <w:rPr>
                <w:rFonts w:ascii="Consolas" w:hAnsi="Consolas"/>
                <w:sz w:val="16"/>
                <w:szCs w:val="16"/>
              </w:rPr>
              <w:t>plt.figure(figsize=(15,5))</w:t>
            </w:r>
          </w:p>
          <w:p w14:paraId="4BFFF4E6" w14:textId="77777777" w:rsidR="007230DA" w:rsidRPr="000A7160" w:rsidRDefault="007230DA" w:rsidP="00BC16D4">
            <w:pPr>
              <w:rPr>
                <w:rFonts w:ascii="Consolas" w:hAnsi="Consolas"/>
                <w:sz w:val="16"/>
                <w:szCs w:val="16"/>
              </w:rPr>
            </w:pPr>
            <w:r w:rsidRPr="000A7160">
              <w:rPr>
                <w:rFonts w:ascii="Consolas" w:hAnsi="Consolas"/>
                <w:sz w:val="16"/>
                <w:szCs w:val="16"/>
              </w:rPr>
              <w:t>by_hour = df.groupby('c_hour')['c_sev'].count()</w:t>
            </w:r>
          </w:p>
          <w:p w14:paraId="35630A86" w14:textId="77777777" w:rsidR="007230DA" w:rsidRPr="00D35130" w:rsidRDefault="007230DA" w:rsidP="00BC16D4">
            <w:pPr>
              <w:rPr>
                <w:rFonts w:ascii="Consolas" w:hAnsi="Consolas"/>
                <w:sz w:val="16"/>
                <w:szCs w:val="16"/>
              </w:rPr>
            </w:pPr>
            <w:r w:rsidRPr="000A7160">
              <w:rPr>
                <w:rFonts w:ascii="Consolas" w:hAnsi="Consolas"/>
                <w:sz w:val="16"/>
                <w:szCs w:val="16"/>
              </w:rPr>
              <w:t>plot3 = by_hour.plot(kind='bar',title='Collisions by week hour',color='G')</w:t>
            </w:r>
          </w:p>
        </w:tc>
      </w:tr>
    </w:tbl>
    <w:p w14:paraId="589E6F57" w14:textId="77777777" w:rsidR="007230DA" w:rsidRDefault="007230DA" w:rsidP="007230DA">
      <w:pPr>
        <w:autoSpaceDE w:val="0"/>
        <w:autoSpaceDN w:val="0"/>
        <w:adjustRightInd w:val="0"/>
        <w:spacing w:after="0" w:line="240" w:lineRule="auto"/>
      </w:pPr>
    </w:p>
    <w:p w14:paraId="512247C1" w14:textId="23DD1EED" w:rsidR="0072229E" w:rsidRPr="0072229E" w:rsidRDefault="0072229E" w:rsidP="00BC16D4">
      <w:pPr>
        <w:numPr>
          <w:ilvl w:val="0"/>
          <w:numId w:val="13"/>
        </w:numPr>
        <w:spacing w:after="0" w:line="240" w:lineRule="auto"/>
        <w:rPr>
          <w:b/>
          <w:lang w:val="en-US" w:eastAsia="en-US"/>
        </w:rPr>
      </w:pPr>
      <w:r>
        <w:rPr>
          <w:b/>
          <w:lang w:val="en-US" w:eastAsia="en-US"/>
        </w:rPr>
        <w:t>[A-2.</w:t>
      </w:r>
      <w:r w:rsidR="00E41CED">
        <w:rPr>
          <w:b/>
          <w:lang w:val="en-US" w:eastAsia="en-US"/>
        </w:rPr>
        <w:t>R</w:t>
      </w:r>
      <w:r>
        <w:rPr>
          <w:b/>
          <w:lang w:val="en-US" w:eastAsia="en-US"/>
        </w:rPr>
        <w:t xml:space="preserve">1] </w:t>
      </w:r>
      <w:r>
        <w:rPr>
          <w:lang w:val="en-US" w:eastAsia="en-US"/>
        </w:rPr>
        <w:t xml:space="preserve">load the data into a </w:t>
      </w:r>
      <w:r>
        <w:rPr>
          <w:i/>
          <w:lang w:val="en-US" w:eastAsia="en-US"/>
        </w:rPr>
        <w:t>pandas.</w:t>
      </w:r>
      <w:r w:rsidR="00B13AE3">
        <w:rPr>
          <w:i/>
          <w:lang w:val="en-US" w:eastAsia="en-US"/>
        </w:rPr>
        <w:t>D</w:t>
      </w:r>
      <w:r w:rsidRPr="0072229E">
        <w:rPr>
          <w:i/>
          <w:lang w:val="en-US" w:eastAsia="en-US"/>
        </w:rPr>
        <w:t>ata</w:t>
      </w:r>
      <w:r w:rsidR="007230DA">
        <w:rPr>
          <w:i/>
          <w:lang w:val="en-US" w:eastAsia="en-US"/>
        </w:rPr>
        <w:t>F</w:t>
      </w:r>
      <w:r w:rsidRPr="0072229E">
        <w:rPr>
          <w:i/>
          <w:lang w:val="en-US" w:eastAsia="en-US"/>
        </w:rPr>
        <w:t>rame</w:t>
      </w:r>
      <w:r w:rsidRPr="0072229E">
        <w:rPr>
          <w:lang w:val="en-US" w:eastAsia="en-US"/>
        </w:rPr>
        <w:t xml:space="preserve"> </w:t>
      </w:r>
      <w:r>
        <w:rPr>
          <w:lang w:val="en-US" w:eastAsia="en-US"/>
        </w:rPr>
        <w:t>(in “</w:t>
      </w:r>
      <w:r w:rsidRPr="0072229E">
        <w:rPr>
          <w:lang w:val="en-US" w:eastAsia="en-US"/>
        </w:rPr>
        <w:t>G3_Project_Ryan.ipynb</w:t>
      </w:r>
      <w:r>
        <w:rPr>
          <w:lang w:val="en-US" w:eastAsia="en-US"/>
        </w:rPr>
        <w:t>”).</w:t>
      </w:r>
    </w:p>
    <w:tbl>
      <w:tblPr>
        <w:tblStyle w:val="TableGrid"/>
        <w:tblW w:w="8335" w:type="dxa"/>
        <w:tblInd w:w="284" w:type="dxa"/>
        <w:tblLook w:val="04A0" w:firstRow="1" w:lastRow="0" w:firstColumn="1" w:lastColumn="0" w:noHBand="0" w:noVBand="1"/>
      </w:tblPr>
      <w:tblGrid>
        <w:gridCol w:w="8335"/>
      </w:tblGrid>
      <w:tr w:rsidR="004170D6" w14:paraId="538CF601" w14:textId="77777777" w:rsidTr="00BC16D4">
        <w:tc>
          <w:tcPr>
            <w:tcW w:w="8635" w:type="dxa"/>
          </w:tcPr>
          <w:p w14:paraId="2B278737" w14:textId="77777777" w:rsidR="004170D6" w:rsidRPr="00D35130" w:rsidRDefault="0072229E" w:rsidP="00B0592C">
            <w:pPr>
              <w:rPr>
                <w:rFonts w:ascii="Consolas" w:hAnsi="Consolas"/>
                <w:sz w:val="16"/>
                <w:szCs w:val="16"/>
              </w:rPr>
            </w:pPr>
            <w:r w:rsidRPr="00D35130">
              <w:rPr>
                <w:rFonts w:ascii="Consolas" w:hAnsi="Consolas"/>
                <w:sz w:val="16"/>
                <w:szCs w:val="16"/>
              </w:rPr>
              <w:t xml:space="preserve">accident = pd.read_csv('NCDB_1999_to_2014.csv', engine = 'python') </w:t>
            </w:r>
          </w:p>
          <w:p w14:paraId="267B0320" w14:textId="77777777" w:rsidR="0072229E" w:rsidRPr="00D35130" w:rsidRDefault="0072229E" w:rsidP="00B0592C">
            <w:pPr>
              <w:rPr>
                <w:rFonts w:ascii="Consolas" w:hAnsi="Consolas"/>
                <w:i/>
                <w:color w:val="70AD47" w:themeColor="accent6"/>
                <w:sz w:val="16"/>
                <w:szCs w:val="16"/>
              </w:rPr>
            </w:pPr>
            <w:r w:rsidRPr="00D35130">
              <w:rPr>
                <w:rFonts w:ascii="Consolas" w:hAnsi="Consolas"/>
                <w:i/>
                <w:color w:val="70AD47" w:themeColor="accent6"/>
                <w:sz w:val="16"/>
                <w:szCs w:val="16"/>
              </w:rPr>
              <w:t>#replace header to lower case</w:t>
            </w:r>
          </w:p>
          <w:p w14:paraId="5833BAAA" w14:textId="77777777" w:rsidR="004170D6" w:rsidRPr="00D35130" w:rsidRDefault="0072229E" w:rsidP="00B0592C">
            <w:pPr>
              <w:rPr>
                <w:rFonts w:ascii="Consolas" w:hAnsi="Consolas"/>
                <w:sz w:val="16"/>
                <w:szCs w:val="16"/>
              </w:rPr>
            </w:pPr>
            <w:r w:rsidRPr="00D35130">
              <w:rPr>
                <w:rFonts w:ascii="Consolas" w:hAnsi="Consolas"/>
                <w:sz w:val="16"/>
                <w:szCs w:val="16"/>
              </w:rPr>
              <w:t>accident.columns = accident.columns.map(lambda x: x[:].lower())</w:t>
            </w:r>
          </w:p>
        </w:tc>
      </w:tr>
    </w:tbl>
    <w:p w14:paraId="61C673EE" w14:textId="77777777" w:rsidR="005A43B5" w:rsidRDefault="005A43B5" w:rsidP="005A43B5">
      <w:pPr>
        <w:spacing w:after="0" w:line="240" w:lineRule="auto"/>
        <w:ind w:left="576"/>
        <w:rPr>
          <w:b/>
          <w:lang w:val="en-US" w:eastAsia="en-US"/>
        </w:rPr>
      </w:pPr>
    </w:p>
    <w:p w14:paraId="155A5D10" w14:textId="77777777" w:rsidR="005A43B5" w:rsidRPr="0072229E" w:rsidRDefault="00D35130" w:rsidP="00BC16D4">
      <w:pPr>
        <w:numPr>
          <w:ilvl w:val="0"/>
          <w:numId w:val="13"/>
        </w:numPr>
        <w:spacing w:after="0" w:line="240" w:lineRule="auto"/>
        <w:rPr>
          <w:b/>
          <w:lang w:val="en-US" w:eastAsia="en-US"/>
        </w:rPr>
      </w:pPr>
      <w:r>
        <w:rPr>
          <w:b/>
          <w:lang w:val="en-US" w:eastAsia="en-US"/>
        </w:rPr>
        <w:t>[A-2.</w:t>
      </w:r>
      <w:r w:rsidR="00E41CED">
        <w:rPr>
          <w:b/>
          <w:lang w:val="en-US" w:eastAsia="en-US"/>
        </w:rPr>
        <w:t>R</w:t>
      </w:r>
      <w:r>
        <w:rPr>
          <w:b/>
          <w:lang w:val="en-US" w:eastAsia="en-US"/>
        </w:rPr>
        <w:t>2</w:t>
      </w:r>
      <w:r w:rsidR="005A43B5">
        <w:rPr>
          <w:b/>
          <w:lang w:val="en-US" w:eastAsia="en-US"/>
        </w:rPr>
        <w:t xml:space="preserve">] </w:t>
      </w:r>
      <w:r>
        <w:rPr>
          <w:lang w:val="en-US" w:eastAsia="en-US"/>
        </w:rPr>
        <w:t>clean and prepare</w:t>
      </w:r>
      <w:r w:rsidR="005A43B5">
        <w:rPr>
          <w:lang w:val="en-US" w:eastAsia="en-US"/>
        </w:rPr>
        <w:t xml:space="preserve"> </w:t>
      </w:r>
      <w:r>
        <w:rPr>
          <w:lang w:val="en-US" w:eastAsia="en-US"/>
        </w:rPr>
        <w:t>the data for analysis</w:t>
      </w:r>
      <w:r w:rsidR="005A43B5" w:rsidRPr="0072229E">
        <w:rPr>
          <w:lang w:val="en-US" w:eastAsia="en-US"/>
        </w:rPr>
        <w:t xml:space="preserve"> </w:t>
      </w:r>
      <w:r w:rsidR="005A43B5">
        <w:rPr>
          <w:lang w:val="en-US" w:eastAsia="en-US"/>
        </w:rPr>
        <w:t>(in “</w:t>
      </w:r>
      <w:r w:rsidR="005A43B5" w:rsidRPr="0072229E">
        <w:rPr>
          <w:lang w:val="en-US" w:eastAsia="en-US"/>
        </w:rPr>
        <w:t>G3_Project_Ryan.ipynb</w:t>
      </w:r>
      <w:r w:rsidR="005A43B5">
        <w:rPr>
          <w:lang w:val="en-US" w:eastAsia="en-US"/>
        </w:rPr>
        <w:t>”).</w:t>
      </w:r>
    </w:p>
    <w:tbl>
      <w:tblPr>
        <w:tblStyle w:val="TableGrid"/>
        <w:tblW w:w="8335" w:type="dxa"/>
        <w:tblInd w:w="284" w:type="dxa"/>
        <w:tblLook w:val="04A0" w:firstRow="1" w:lastRow="0" w:firstColumn="1" w:lastColumn="0" w:noHBand="0" w:noVBand="1"/>
      </w:tblPr>
      <w:tblGrid>
        <w:gridCol w:w="8335"/>
      </w:tblGrid>
      <w:tr w:rsidR="005A43B5" w14:paraId="34ED7189" w14:textId="77777777" w:rsidTr="00BC16D4">
        <w:tc>
          <w:tcPr>
            <w:tcW w:w="8635" w:type="dxa"/>
          </w:tcPr>
          <w:p w14:paraId="46B0DBFF" w14:textId="77777777" w:rsidR="00D35130" w:rsidRPr="00D35130" w:rsidRDefault="00714410" w:rsidP="00D35130">
            <w:pPr>
              <w:rPr>
                <w:rFonts w:ascii="Consolas" w:hAnsi="Consolas"/>
                <w:i/>
                <w:color w:val="70AD47" w:themeColor="accent6"/>
                <w:sz w:val="16"/>
                <w:szCs w:val="16"/>
              </w:rPr>
            </w:pPr>
            <w:r>
              <w:rPr>
                <w:rFonts w:ascii="Consolas" w:hAnsi="Consolas"/>
                <w:i/>
                <w:color w:val="70AD47" w:themeColor="accent6"/>
                <w:sz w:val="16"/>
                <w:szCs w:val="16"/>
              </w:rPr>
              <w:t>#C</w:t>
            </w:r>
            <w:r w:rsidR="00D35130" w:rsidRPr="00D35130">
              <w:rPr>
                <w:rFonts w:ascii="Consolas" w:hAnsi="Consolas"/>
                <w:i/>
                <w:color w:val="70AD47" w:themeColor="accent6"/>
                <w:sz w:val="16"/>
                <w:szCs w:val="16"/>
              </w:rPr>
              <w:t>heck the non-numeric values in date-time columns</w:t>
            </w:r>
          </w:p>
          <w:p w14:paraId="09F48D6C" w14:textId="77777777" w:rsidR="00D35130" w:rsidRPr="00D35130" w:rsidRDefault="00D35130" w:rsidP="00D35130">
            <w:pPr>
              <w:rPr>
                <w:rFonts w:ascii="Consolas" w:hAnsi="Consolas"/>
                <w:sz w:val="16"/>
                <w:szCs w:val="16"/>
              </w:rPr>
            </w:pPr>
            <w:r w:rsidRPr="00D35130">
              <w:rPr>
                <w:rFonts w:ascii="Consolas" w:hAnsi="Consolas"/>
                <w:sz w:val="16"/>
                <w:szCs w:val="16"/>
              </w:rPr>
              <w:t>accident[accident['c_mnth'].str.contains('[^0-9]')|</w:t>
            </w:r>
          </w:p>
          <w:p w14:paraId="05E21C2A" w14:textId="77777777" w:rsidR="00D35130" w:rsidRPr="00D35130" w:rsidRDefault="00D35130" w:rsidP="00D35130">
            <w:pPr>
              <w:rPr>
                <w:rFonts w:ascii="Consolas" w:hAnsi="Consolas"/>
                <w:sz w:val="16"/>
                <w:szCs w:val="16"/>
              </w:rPr>
            </w:pPr>
            <w:r w:rsidRPr="00D35130">
              <w:rPr>
                <w:rFonts w:ascii="Consolas" w:hAnsi="Consolas"/>
                <w:sz w:val="16"/>
                <w:szCs w:val="16"/>
              </w:rPr>
              <w:t xml:space="preserve">         accident['c_wday'].str.contains('[^0-9]')|</w:t>
            </w:r>
          </w:p>
          <w:p w14:paraId="4E5F2603" w14:textId="77777777" w:rsidR="00D35130" w:rsidRPr="00D35130" w:rsidRDefault="00D35130" w:rsidP="00D35130">
            <w:pPr>
              <w:rPr>
                <w:rFonts w:ascii="Consolas" w:hAnsi="Consolas"/>
                <w:sz w:val="16"/>
                <w:szCs w:val="16"/>
              </w:rPr>
            </w:pPr>
            <w:r w:rsidRPr="00D35130">
              <w:rPr>
                <w:rFonts w:ascii="Consolas" w:hAnsi="Consolas"/>
                <w:sz w:val="16"/>
                <w:szCs w:val="16"/>
              </w:rPr>
              <w:t xml:space="preserve">         accident['c_hour'].str.contains('[^0-9]')]</w:t>
            </w:r>
          </w:p>
          <w:p w14:paraId="3342281E" w14:textId="77777777" w:rsidR="00D35130" w:rsidRPr="00D35130" w:rsidRDefault="00D35130" w:rsidP="005A43B5">
            <w:pPr>
              <w:rPr>
                <w:rFonts w:ascii="Consolas" w:hAnsi="Consolas"/>
                <w:sz w:val="16"/>
                <w:szCs w:val="16"/>
              </w:rPr>
            </w:pPr>
          </w:p>
          <w:p w14:paraId="0C09D760" w14:textId="77777777" w:rsidR="00D35130" w:rsidRPr="00D35130" w:rsidRDefault="00714410" w:rsidP="00D35130">
            <w:pPr>
              <w:rPr>
                <w:rFonts w:ascii="Consolas" w:hAnsi="Consolas"/>
                <w:i/>
                <w:color w:val="70AD47" w:themeColor="accent6"/>
                <w:sz w:val="16"/>
                <w:szCs w:val="16"/>
              </w:rPr>
            </w:pPr>
            <w:r>
              <w:rPr>
                <w:rFonts w:ascii="Consolas" w:hAnsi="Consolas"/>
                <w:i/>
                <w:color w:val="70AD47" w:themeColor="accent6"/>
                <w:sz w:val="16"/>
                <w:szCs w:val="16"/>
              </w:rPr>
              <w:t>#M</w:t>
            </w:r>
            <w:r w:rsidR="00D35130" w:rsidRPr="00D35130">
              <w:rPr>
                <w:rFonts w:ascii="Consolas" w:hAnsi="Consolas"/>
                <w:i/>
                <w:color w:val="70AD47" w:themeColor="accent6"/>
                <w:sz w:val="16"/>
                <w:szCs w:val="16"/>
              </w:rPr>
              <w:t>ake a copy "df" for further analysis, avoid mess up the original data "accident".</w:t>
            </w:r>
          </w:p>
          <w:p w14:paraId="7098347F" w14:textId="77777777" w:rsidR="00714410" w:rsidRDefault="00714410" w:rsidP="00714410">
            <w:pPr>
              <w:rPr>
                <w:rFonts w:ascii="Consolas" w:hAnsi="Consolas"/>
                <w:i/>
                <w:color w:val="70AD47" w:themeColor="accent6"/>
                <w:sz w:val="16"/>
                <w:szCs w:val="16"/>
              </w:rPr>
            </w:pPr>
            <w:r>
              <w:rPr>
                <w:rFonts w:ascii="Consolas" w:hAnsi="Consolas"/>
                <w:i/>
                <w:color w:val="70AD47" w:themeColor="accent6"/>
                <w:sz w:val="16"/>
                <w:szCs w:val="16"/>
              </w:rPr>
              <w:t>#R</w:t>
            </w:r>
            <w:r w:rsidRPr="00D35130">
              <w:rPr>
                <w:rFonts w:ascii="Consolas" w:hAnsi="Consolas"/>
                <w:i/>
                <w:color w:val="70AD47" w:themeColor="accent6"/>
                <w:sz w:val="16"/>
                <w:szCs w:val="16"/>
              </w:rPr>
              <w:t>emove all special values (unknown to us) in date-time columns, prepare for</w:t>
            </w:r>
            <w:r>
              <w:rPr>
                <w:rFonts w:ascii="Consolas" w:hAnsi="Consolas"/>
                <w:i/>
                <w:color w:val="70AD47" w:themeColor="accent6"/>
                <w:sz w:val="16"/>
                <w:szCs w:val="16"/>
              </w:rPr>
              <w:t xml:space="preserve"> </w:t>
            </w:r>
            <w:r w:rsidRPr="00D35130">
              <w:rPr>
                <w:rFonts w:ascii="Consolas" w:hAnsi="Consolas"/>
                <w:i/>
                <w:color w:val="70AD47" w:themeColor="accent6"/>
                <w:sz w:val="16"/>
                <w:szCs w:val="16"/>
              </w:rPr>
              <w:t>using</w:t>
            </w:r>
          </w:p>
          <w:p w14:paraId="1A22D5F0" w14:textId="77777777" w:rsidR="00714410" w:rsidRDefault="00714410" w:rsidP="00714410">
            <w:pPr>
              <w:rPr>
                <w:rFonts w:ascii="Consolas" w:hAnsi="Consolas"/>
                <w:i/>
                <w:color w:val="70AD47" w:themeColor="accent6"/>
                <w:sz w:val="16"/>
                <w:szCs w:val="16"/>
              </w:rPr>
            </w:pPr>
            <w:r>
              <w:rPr>
                <w:rFonts w:ascii="Consolas" w:hAnsi="Consolas"/>
                <w:i/>
                <w:color w:val="70AD47" w:themeColor="accent6"/>
                <w:sz w:val="16"/>
                <w:szCs w:val="16"/>
              </w:rPr>
              <w:t>#</w:t>
            </w:r>
            <w:r w:rsidRPr="00D35130">
              <w:rPr>
                <w:rFonts w:ascii="Consolas" w:hAnsi="Consolas"/>
                <w:i/>
                <w:color w:val="70AD47" w:themeColor="accent6"/>
                <w:sz w:val="16"/>
                <w:szCs w:val="16"/>
              </w:rPr>
              <w:t xml:space="preserve"> </w:t>
            </w:r>
            <w:r>
              <w:rPr>
                <w:rFonts w:ascii="Consolas" w:hAnsi="Consolas"/>
                <w:i/>
                <w:color w:val="70AD47" w:themeColor="accent6"/>
                <w:sz w:val="16"/>
                <w:szCs w:val="16"/>
              </w:rPr>
              <w:t>time</w:t>
            </w:r>
            <w:r w:rsidRPr="00D35130">
              <w:rPr>
                <w:rFonts w:ascii="Consolas" w:hAnsi="Consolas"/>
                <w:i/>
                <w:color w:val="70AD47" w:themeColor="accent6"/>
                <w:sz w:val="16"/>
                <w:szCs w:val="16"/>
              </w:rPr>
              <w:t xml:space="preserve"> series as index.</w:t>
            </w:r>
          </w:p>
          <w:p w14:paraId="45761DF2" w14:textId="77777777" w:rsidR="00D35130" w:rsidRPr="00D35130" w:rsidRDefault="00D35130" w:rsidP="00D35130">
            <w:pPr>
              <w:rPr>
                <w:rFonts w:ascii="Consolas" w:hAnsi="Consolas"/>
                <w:sz w:val="16"/>
                <w:szCs w:val="16"/>
              </w:rPr>
            </w:pPr>
          </w:p>
          <w:p w14:paraId="5F67AADF" w14:textId="77777777" w:rsidR="00D35130" w:rsidRPr="00D35130" w:rsidRDefault="00D35130" w:rsidP="00D35130">
            <w:pPr>
              <w:rPr>
                <w:rFonts w:ascii="Consolas" w:hAnsi="Consolas"/>
                <w:sz w:val="16"/>
                <w:szCs w:val="16"/>
              </w:rPr>
            </w:pPr>
            <w:r w:rsidRPr="00D35130">
              <w:rPr>
                <w:rFonts w:ascii="Consolas" w:hAnsi="Consolas"/>
                <w:sz w:val="16"/>
                <w:szCs w:val="16"/>
              </w:rPr>
              <w:t>df = accident[:]</w:t>
            </w:r>
          </w:p>
          <w:p w14:paraId="271324AD" w14:textId="77777777" w:rsidR="00D35130" w:rsidRPr="00D35130" w:rsidRDefault="00D35130" w:rsidP="00D35130">
            <w:pPr>
              <w:rPr>
                <w:rFonts w:ascii="Consolas" w:hAnsi="Consolas"/>
                <w:sz w:val="16"/>
                <w:szCs w:val="16"/>
              </w:rPr>
            </w:pPr>
            <w:r w:rsidRPr="00D35130">
              <w:rPr>
                <w:rFonts w:ascii="Consolas" w:hAnsi="Consolas"/>
                <w:sz w:val="16"/>
                <w:szCs w:val="16"/>
              </w:rPr>
              <w:t>df[['c_mnth','c_wday','c_hour']]=df[['c_mnth','c_wday','c_hour']].\</w:t>
            </w:r>
          </w:p>
          <w:p w14:paraId="2472B766" w14:textId="77777777" w:rsidR="00D35130" w:rsidRPr="00D35130" w:rsidRDefault="00D35130" w:rsidP="00D35130">
            <w:pPr>
              <w:rPr>
                <w:rFonts w:ascii="Consolas" w:hAnsi="Consolas"/>
                <w:sz w:val="16"/>
                <w:szCs w:val="16"/>
              </w:rPr>
            </w:pPr>
            <w:r w:rsidRPr="00D35130">
              <w:rPr>
                <w:rFonts w:ascii="Consolas" w:hAnsi="Consolas"/>
                <w:sz w:val="16"/>
                <w:szCs w:val="16"/>
              </w:rPr>
              <w:t xml:space="preserve">        replace('[^0-9]+',np.nan,regex=True)replace('[^0-9]+',np.nan,regex=True)</w:t>
            </w:r>
          </w:p>
          <w:p w14:paraId="5FF28085" w14:textId="77777777" w:rsidR="00D35130" w:rsidRPr="00D35130" w:rsidRDefault="00D35130" w:rsidP="00D35130">
            <w:pPr>
              <w:rPr>
                <w:rFonts w:ascii="Consolas" w:hAnsi="Consolas"/>
                <w:sz w:val="16"/>
                <w:szCs w:val="16"/>
              </w:rPr>
            </w:pPr>
          </w:p>
          <w:p w14:paraId="75395E8E" w14:textId="77777777" w:rsidR="005A43B5" w:rsidRPr="00D35130" w:rsidRDefault="00D35130" w:rsidP="005A43B5">
            <w:pPr>
              <w:rPr>
                <w:rFonts w:ascii="Consolas" w:hAnsi="Consolas"/>
                <w:sz w:val="16"/>
                <w:szCs w:val="16"/>
              </w:rPr>
            </w:pPr>
            <w:r w:rsidRPr="00D35130">
              <w:rPr>
                <w:rFonts w:ascii="Consolas" w:hAnsi="Consolas"/>
                <w:sz w:val="16"/>
                <w:szCs w:val="16"/>
              </w:rPr>
              <w:t>df.dropna(axis=0,subset=['c_mnth','c_wday','c_hour'],inplace=True)</w:t>
            </w:r>
          </w:p>
        </w:tc>
      </w:tr>
    </w:tbl>
    <w:p w14:paraId="142969AB" w14:textId="77777777" w:rsidR="005B7707" w:rsidRDefault="005B7707" w:rsidP="005B7707">
      <w:pPr>
        <w:autoSpaceDE w:val="0"/>
        <w:autoSpaceDN w:val="0"/>
        <w:adjustRightInd w:val="0"/>
        <w:spacing w:after="0" w:line="240" w:lineRule="auto"/>
      </w:pPr>
    </w:p>
    <w:p w14:paraId="13C770E2" w14:textId="77777777" w:rsidR="00256381" w:rsidRPr="00450999" w:rsidRDefault="00450999" w:rsidP="00BC16D4">
      <w:pPr>
        <w:numPr>
          <w:ilvl w:val="0"/>
          <w:numId w:val="13"/>
        </w:numPr>
        <w:spacing w:after="0" w:line="240" w:lineRule="auto"/>
        <w:rPr>
          <w:b/>
          <w:lang w:val="en-US" w:eastAsia="en-US"/>
        </w:rPr>
      </w:pPr>
      <w:r w:rsidRPr="00450999">
        <w:rPr>
          <w:b/>
          <w:lang w:val="en-US" w:eastAsia="en-US"/>
        </w:rPr>
        <w:t>[A-2.</w:t>
      </w:r>
      <w:r w:rsidR="00E41CED">
        <w:rPr>
          <w:b/>
          <w:lang w:val="en-US" w:eastAsia="en-US"/>
        </w:rPr>
        <w:t>R</w:t>
      </w:r>
      <w:r w:rsidRPr="00450999">
        <w:rPr>
          <w:b/>
          <w:lang w:val="en-US" w:eastAsia="en-US"/>
        </w:rPr>
        <w:t>3</w:t>
      </w:r>
      <w:r w:rsidR="00256381" w:rsidRPr="00450999">
        <w:rPr>
          <w:b/>
          <w:lang w:val="en-US" w:eastAsia="en-US"/>
        </w:rPr>
        <w:t xml:space="preserve">] </w:t>
      </w:r>
      <w:r w:rsidRPr="00450999">
        <w:rPr>
          <w:lang w:val="en-US" w:eastAsia="en-US"/>
        </w:rPr>
        <w:t>make a copy of the dataset for easy debugging</w:t>
      </w:r>
      <w:r>
        <w:rPr>
          <w:lang w:val="en-US" w:eastAsia="en-US"/>
        </w:rPr>
        <w:t xml:space="preserve"> and faster processing</w:t>
      </w:r>
      <w:r w:rsidR="00256381" w:rsidRPr="00450999">
        <w:rPr>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14:paraId="530F3F78" w14:textId="77777777" w:rsidTr="00BC16D4">
        <w:tc>
          <w:tcPr>
            <w:tcW w:w="8635" w:type="dxa"/>
          </w:tcPr>
          <w:p w14:paraId="65424493" w14:textId="77777777" w:rsidR="00450999" w:rsidRPr="00450999" w:rsidRDefault="00450999" w:rsidP="00450999">
            <w:pPr>
              <w:rPr>
                <w:rFonts w:ascii="Consolas" w:hAnsi="Consolas"/>
                <w:i/>
                <w:color w:val="70AD47" w:themeColor="accent6"/>
                <w:sz w:val="16"/>
                <w:szCs w:val="16"/>
              </w:rPr>
            </w:pPr>
            <w:r w:rsidRPr="00450999">
              <w:rPr>
                <w:rFonts w:ascii="Consolas" w:hAnsi="Consolas"/>
                <w:i/>
                <w:color w:val="70AD47" w:themeColor="accent6"/>
                <w:sz w:val="16"/>
                <w:szCs w:val="16"/>
              </w:rPr>
              <w:t>#Slice the columns I would analyse from original dataset.</w:t>
            </w:r>
          </w:p>
          <w:p w14:paraId="3A4D9744" w14:textId="77777777" w:rsidR="00450999" w:rsidRPr="00450999" w:rsidRDefault="00450999" w:rsidP="00450999">
            <w:pPr>
              <w:rPr>
                <w:rFonts w:ascii="Consolas" w:hAnsi="Consolas"/>
                <w:sz w:val="16"/>
                <w:szCs w:val="16"/>
              </w:rPr>
            </w:pPr>
            <w:r w:rsidRPr="00450999">
              <w:rPr>
                <w:rFonts w:ascii="Consolas" w:hAnsi="Consolas"/>
                <w:sz w:val="16"/>
                <w:szCs w:val="16"/>
              </w:rPr>
              <w:t>dfa = df.loc[:,['date','c_year','c_mnth','c_wday','c_hour',</w:t>
            </w:r>
          </w:p>
          <w:p w14:paraId="4DB0D9B4" w14:textId="77777777" w:rsidR="00450999" w:rsidRPr="00450999" w:rsidRDefault="00450999" w:rsidP="00450999">
            <w:pPr>
              <w:rPr>
                <w:rFonts w:ascii="Consolas" w:hAnsi="Consolas"/>
                <w:sz w:val="16"/>
                <w:szCs w:val="16"/>
              </w:rPr>
            </w:pPr>
            <w:r w:rsidRPr="00450999">
              <w:rPr>
                <w:rFonts w:ascii="Consolas" w:hAnsi="Consolas"/>
                <w:sz w:val="16"/>
                <w:szCs w:val="16"/>
              </w:rPr>
              <w:t xml:space="preserve">                'c_sev','c_vehs','c_conf','c_wthr','c_raln',</w:t>
            </w:r>
          </w:p>
          <w:p w14:paraId="149CAB9B" w14:textId="77777777" w:rsidR="00450999" w:rsidRDefault="00450999" w:rsidP="00450999">
            <w:pPr>
              <w:rPr>
                <w:rFonts w:ascii="Consolas" w:hAnsi="Consolas"/>
                <w:sz w:val="16"/>
                <w:szCs w:val="16"/>
              </w:rPr>
            </w:pPr>
            <w:r w:rsidRPr="00450999">
              <w:rPr>
                <w:rFonts w:ascii="Consolas" w:hAnsi="Consolas"/>
                <w:sz w:val="16"/>
                <w:szCs w:val="16"/>
              </w:rPr>
              <w:t xml:space="preserve">                'v_type','v_year']]</w:t>
            </w:r>
          </w:p>
          <w:p w14:paraId="59700B49" w14:textId="77777777" w:rsidR="00450999" w:rsidRDefault="00450999" w:rsidP="00450999">
            <w:pPr>
              <w:rPr>
                <w:rFonts w:ascii="Consolas" w:hAnsi="Consolas"/>
                <w:sz w:val="16"/>
                <w:szCs w:val="16"/>
              </w:rPr>
            </w:pPr>
          </w:p>
          <w:p w14:paraId="3A6DCF47" w14:textId="77777777" w:rsidR="00450999" w:rsidRPr="00450999" w:rsidRDefault="00450999" w:rsidP="00450999">
            <w:pPr>
              <w:rPr>
                <w:rFonts w:ascii="Consolas" w:hAnsi="Consolas"/>
                <w:i/>
                <w:color w:val="70AD47" w:themeColor="accent6"/>
                <w:sz w:val="16"/>
                <w:szCs w:val="16"/>
              </w:rPr>
            </w:pPr>
            <w:r w:rsidRPr="00450999">
              <w:rPr>
                <w:rFonts w:ascii="Consolas" w:hAnsi="Consolas"/>
                <w:i/>
                <w:color w:val="70AD47" w:themeColor="accent6"/>
                <w:sz w:val="16"/>
                <w:szCs w:val="16"/>
              </w:rPr>
              <w:t># Make a slice only focusing on c_raln: road alignment.</w:t>
            </w:r>
          </w:p>
          <w:p w14:paraId="21B5B5E1" w14:textId="77777777" w:rsidR="00256381" w:rsidRPr="00450999" w:rsidRDefault="00450999" w:rsidP="00450999">
            <w:pPr>
              <w:rPr>
                <w:rFonts w:ascii="Consolas" w:hAnsi="Consolas"/>
                <w:sz w:val="16"/>
                <w:szCs w:val="16"/>
              </w:rPr>
            </w:pPr>
            <w:r w:rsidRPr="00450999">
              <w:rPr>
                <w:rFonts w:ascii="Consolas" w:hAnsi="Consolas"/>
                <w:sz w:val="16"/>
                <w:szCs w:val="16"/>
              </w:rPr>
              <w:t>df1 = dfa.loc[:,['date','c_raln']]</w:t>
            </w:r>
          </w:p>
        </w:tc>
      </w:tr>
    </w:tbl>
    <w:p w14:paraId="0B02CA6B" w14:textId="77777777" w:rsidR="00256381" w:rsidRDefault="00256381" w:rsidP="00256381">
      <w:pPr>
        <w:spacing w:after="0" w:line="240" w:lineRule="auto"/>
        <w:ind w:left="576"/>
        <w:rPr>
          <w:b/>
          <w:lang w:val="en-US" w:eastAsia="en-US"/>
        </w:rPr>
      </w:pPr>
    </w:p>
    <w:p w14:paraId="051C2CF6" w14:textId="7E0A08D4" w:rsidR="00256381" w:rsidRPr="00B13AE3" w:rsidRDefault="00DB2494" w:rsidP="00BC16D4">
      <w:pPr>
        <w:numPr>
          <w:ilvl w:val="0"/>
          <w:numId w:val="13"/>
        </w:numPr>
        <w:spacing w:after="0" w:line="240" w:lineRule="auto"/>
        <w:rPr>
          <w:b/>
          <w:lang w:val="en-US" w:eastAsia="en-US"/>
        </w:rPr>
      </w:pPr>
      <w:r w:rsidRPr="00B13AE3">
        <w:rPr>
          <w:b/>
          <w:lang w:val="en-US" w:eastAsia="en-US"/>
        </w:rPr>
        <w:t>[A-2.</w:t>
      </w:r>
      <w:r w:rsidR="00E41CED">
        <w:rPr>
          <w:b/>
          <w:lang w:val="en-US" w:eastAsia="en-US"/>
        </w:rPr>
        <w:t>R</w:t>
      </w:r>
      <w:r w:rsidRPr="00B13AE3">
        <w:rPr>
          <w:b/>
          <w:lang w:val="en-US" w:eastAsia="en-US"/>
        </w:rPr>
        <w:t>4</w:t>
      </w:r>
      <w:r w:rsidR="00256381" w:rsidRPr="00B13AE3">
        <w:rPr>
          <w:b/>
          <w:lang w:val="en-US" w:eastAsia="en-US"/>
        </w:rPr>
        <w:t>]</w:t>
      </w:r>
      <w:r w:rsidR="00256381" w:rsidRPr="00B13AE3">
        <w:rPr>
          <w:lang w:val="en-US" w:eastAsia="en-US"/>
        </w:rPr>
        <w:t xml:space="preserve"> </w:t>
      </w:r>
      <w:r w:rsidR="00B13AE3" w:rsidRPr="00B13AE3">
        <w:rPr>
          <w:lang w:val="en-US" w:eastAsia="en-US"/>
        </w:rPr>
        <w:t xml:space="preserve">aggregate by a pair, and reform into a </w:t>
      </w:r>
      <w:r w:rsidR="00B13AE3" w:rsidRPr="00B13AE3">
        <w:rPr>
          <w:i/>
          <w:lang w:val="en-US" w:eastAsia="en-US"/>
        </w:rPr>
        <w:t>Data</w:t>
      </w:r>
      <w:r w:rsidR="007230DA">
        <w:rPr>
          <w:i/>
          <w:lang w:val="en-US" w:eastAsia="en-US"/>
        </w:rPr>
        <w:t>F</w:t>
      </w:r>
      <w:r w:rsidR="00B13AE3" w:rsidRPr="00B13AE3">
        <w:rPr>
          <w:i/>
          <w:lang w:val="en-US" w:eastAsia="en-US"/>
        </w:rPr>
        <w:t>rame</w:t>
      </w:r>
      <w:r w:rsidR="00256381" w:rsidRPr="00B13AE3">
        <w:rPr>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14:paraId="19EB72E1" w14:textId="77777777" w:rsidTr="00BC16D4">
        <w:tc>
          <w:tcPr>
            <w:tcW w:w="8635" w:type="dxa"/>
          </w:tcPr>
          <w:p w14:paraId="24F594CA" w14:textId="77777777" w:rsidR="00B13AE3" w:rsidRPr="00B13AE3" w:rsidRDefault="00B13AE3" w:rsidP="00B13AE3">
            <w:pPr>
              <w:rPr>
                <w:rFonts w:ascii="Consolas" w:hAnsi="Consolas"/>
                <w:i/>
                <w:color w:val="70AD47" w:themeColor="accent6"/>
                <w:sz w:val="16"/>
                <w:szCs w:val="16"/>
              </w:rPr>
            </w:pPr>
            <w:r w:rsidRPr="00B13AE3">
              <w:rPr>
                <w:rFonts w:ascii="Consolas" w:hAnsi="Consolas"/>
                <w:i/>
                <w:color w:val="70AD47" w:themeColor="accent6"/>
                <w:sz w:val="16"/>
                <w:szCs w:val="16"/>
              </w:rPr>
              <w:t>#Aggregate the events by month into a summarized dataframe.</w:t>
            </w:r>
          </w:p>
          <w:p w14:paraId="7C59BE6E" w14:textId="77777777" w:rsidR="00256381" w:rsidRPr="00B13AE3" w:rsidRDefault="00B13AE3" w:rsidP="00B13AE3">
            <w:pPr>
              <w:rPr>
                <w:rFonts w:ascii="Consolas" w:hAnsi="Consolas"/>
                <w:sz w:val="16"/>
                <w:szCs w:val="16"/>
              </w:rPr>
            </w:pPr>
            <w:r w:rsidRPr="00B13AE3">
              <w:rPr>
                <w:rFonts w:ascii="Consolas" w:hAnsi="Consolas"/>
                <w:sz w:val="16"/>
                <w:szCs w:val="16"/>
              </w:rPr>
              <w:t>df2 = df1.groupby(['date','c_raln']).size().unstack()</w:t>
            </w:r>
          </w:p>
        </w:tc>
      </w:tr>
    </w:tbl>
    <w:p w14:paraId="78A2F162" w14:textId="77777777" w:rsidR="00256381" w:rsidRDefault="00256381" w:rsidP="00256381">
      <w:pPr>
        <w:spacing w:after="0" w:line="240" w:lineRule="auto"/>
        <w:ind w:left="576"/>
        <w:rPr>
          <w:b/>
          <w:lang w:val="en-US" w:eastAsia="en-US"/>
        </w:rPr>
      </w:pPr>
    </w:p>
    <w:p w14:paraId="1E134007" w14:textId="77777777" w:rsidR="00256381" w:rsidRPr="00704DE6" w:rsidRDefault="009A44F4" w:rsidP="00BC16D4">
      <w:pPr>
        <w:numPr>
          <w:ilvl w:val="0"/>
          <w:numId w:val="13"/>
        </w:numPr>
        <w:spacing w:after="0" w:line="240" w:lineRule="auto"/>
        <w:rPr>
          <w:b/>
          <w:lang w:val="en-US" w:eastAsia="en-US"/>
        </w:rPr>
      </w:pPr>
      <w:r w:rsidRPr="00704DE6">
        <w:rPr>
          <w:b/>
          <w:lang w:val="en-US" w:eastAsia="en-US"/>
        </w:rPr>
        <w:t>[A-2.</w:t>
      </w:r>
      <w:r w:rsidR="00E41CED">
        <w:rPr>
          <w:b/>
          <w:lang w:val="en-US" w:eastAsia="en-US"/>
        </w:rPr>
        <w:t>R</w:t>
      </w:r>
      <w:r w:rsidRPr="00704DE6">
        <w:rPr>
          <w:b/>
          <w:lang w:val="en-US" w:eastAsia="en-US"/>
        </w:rPr>
        <w:t>5</w:t>
      </w:r>
      <w:r w:rsidR="00256381" w:rsidRPr="00704DE6">
        <w:rPr>
          <w:b/>
          <w:lang w:val="en-US" w:eastAsia="en-US"/>
        </w:rPr>
        <w:t>]</w:t>
      </w:r>
      <w:r w:rsidR="00256381" w:rsidRPr="00704DE6">
        <w:rPr>
          <w:lang w:val="en-US" w:eastAsia="en-US"/>
        </w:rPr>
        <w:t xml:space="preserve"> </w:t>
      </w:r>
      <w:r w:rsidR="008B60B9" w:rsidRPr="00704DE6">
        <w:rPr>
          <w:lang w:val="en-US" w:eastAsia="en-US"/>
        </w:rPr>
        <w:t>calculate accident portion for each collision, and bin the numbers of vehicle involved in each collision</w:t>
      </w:r>
      <w:r w:rsidR="00256381" w:rsidRPr="00704DE6">
        <w:rPr>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14:paraId="56C9C521" w14:textId="77777777" w:rsidTr="00BC16D4">
        <w:tc>
          <w:tcPr>
            <w:tcW w:w="8635" w:type="dxa"/>
          </w:tcPr>
          <w:p w14:paraId="638C1718" w14:textId="77777777" w:rsidR="008B60B9" w:rsidRPr="00704DE6" w:rsidRDefault="009A44F4" w:rsidP="009A44F4">
            <w:pPr>
              <w:rPr>
                <w:rFonts w:ascii="Consolas" w:hAnsi="Consolas"/>
                <w:i/>
                <w:color w:val="70AD47" w:themeColor="accent6"/>
                <w:sz w:val="16"/>
                <w:szCs w:val="16"/>
              </w:rPr>
            </w:pPr>
            <w:r w:rsidRPr="00704DE6">
              <w:rPr>
                <w:rFonts w:ascii="Consolas" w:hAnsi="Consolas"/>
                <w:i/>
                <w:color w:val="70AD47" w:themeColor="accent6"/>
                <w:sz w:val="16"/>
                <w:szCs w:val="16"/>
              </w:rPr>
              <w:t xml:space="preserve">#Calculate accident portion of each event, considering </w:t>
            </w:r>
            <w:r w:rsidR="008B60B9" w:rsidRPr="00704DE6">
              <w:rPr>
                <w:rFonts w:ascii="Consolas" w:hAnsi="Consolas"/>
                <w:i/>
                <w:color w:val="70AD47" w:themeColor="accent6"/>
                <w:sz w:val="16"/>
                <w:szCs w:val="16"/>
              </w:rPr>
              <w:t>58 records that have 57 vehicle</w:t>
            </w:r>
          </w:p>
          <w:p w14:paraId="105EE9A9" w14:textId="77777777" w:rsidR="009A44F4" w:rsidRPr="00704DE6" w:rsidRDefault="008B60B9" w:rsidP="009A44F4">
            <w:pPr>
              <w:rPr>
                <w:rFonts w:ascii="Consolas" w:hAnsi="Consolas"/>
                <w:i/>
                <w:color w:val="70AD47" w:themeColor="accent6"/>
                <w:sz w:val="16"/>
                <w:szCs w:val="16"/>
              </w:rPr>
            </w:pPr>
            <w:r w:rsidRPr="00704DE6">
              <w:rPr>
                <w:rFonts w:ascii="Consolas" w:hAnsi="Consolas"/>
                <w:i/>
                <w:color w:val="70AD47" w:themeColor="accent6"/>
                <w:sz w:val="16"/>
                <w:szCs w:val="16"/>
              </w:rPr>
              <w:t xml:space="preserve"># </w:t>
            </w:r>
            <w:r w:rsidR="009A44F4" w:rsidRPr="00704DE6">
              <w:rPr>
                <w:rFonts w:ascii="Consolas" w:hAnsi="Consolas"/>
                <w:i/>
                <w:color w:val="70AD47" w:themeColor="accent6"/>
                <w:sz w:val="16"/>
                <w:szCs w:val="16"/>
              </w:rPr>
              <w:t>involved, that should be just one accident, every relevant record should be only about 1/57.</w:t>
            </w:r>
          </w:p>
          <w:p w14:paraId="2436A820" w14:textId="77777777" w:rsidR="009A44F4" w:rsidRPr="00704DE6" w:rsidRDefault="009A44F4" w:rsidP="009A44F4">
            <w:pPr>
              <w:rPr>
                <w:rFonts w:ascii="Consolas" w:hAnsi="Consolas"/>
                <w:sz w:val="16"/>
                <w:szCs w:val="16"/>
              </w:rPr>
            </w:pPr>
            <w:r w:rsidRPr="00704DE6">
              <w:rPr>
                <w:rFonts w:ascii="Consolas" w:hAnsi="Consolas"/>
                <w:sz w:val="16"/>
                <w:szCs w:val="16"/>
              </w:rPr>
              <w:t>df1['acc']= 1/df1.c_vehs</w:t>
            </w:r>
          </w:p>
          <w:p w14:paraId="5FDCA226" w14:textId="77777777" w:rsidR="009A44F4" w:rsidRPr="00704DE6" w:rsidRDefault="009A44F4" w:rsidP="009A44F4">
            <w:pPr>
              <w:rPr>
                <w:rFonts w:ascii="Consolas" w:hAnsi="Consolas"/>
                <w:sz w:val="16"/>
                <w:szCs w:val="16"/>
              </w:rPr>
            </w:pPr>
          </w:p>
          <w:p w14:paraId="2E45736F" w14:textId="77777777" w:rsidR="009A44F4" w:rsidRPr="00704DE6" w:rsidRDefault="009A44F4" w:rsidP="009A44F4">
            <w:pPr>
              <w:rPr>
                <w:rFonts w:ascii="Consolas" w:hAnsi="Consolas"/>
                <w:i/>
                <w:color w:val="70AD47" w:themeColor="accent6"/>
                <w:sz w:val="16"/>
                <w:szCs w:val="16"/>
              </w:rPr>
            </w:pPr>
            <w:r w:rsidRPr="00704DE6">
              <w:rPr>
                <w:rFonts w:ascii="Consolas" w:hAnsi="Consolas"/>
                <w:i/>
                <w:color w:val="70AD47" w:themeColor="accent6"/>
                <w:sz w:val="16"/>
                <w:szCs w:val="16"/>
              </w:rPr>
              <w:t>#Categorize number of involved vehicles into bins.</w:t>
            </w:r>
          </w:p>
          <w:p w14:paraId="396A24D1" w14:textId="77777777" w:rsidR="009A44F4" w:rsidRPr="00704DE6" w:rsidRDefault="009A44F4" w:rsidP="009A44F4">
            <w:pPr>
              <w:rPr>
                <w:rFonts w:ascii="Consolas" w:hAnsi="Consolas"/>
                <w:sz w:val="16"/>
                <w:szCs w:val="16"/>
              </w:rPr>
            </w:pPr>
            <w:r w:rsidRPr="00704DE6">
              <w:rPr>
                <w:rFonts w:ascii="Consolas" w:hAnsi="Consolas"/>
                <w:sz w:val="16"/>
                <w:szCs w:val="16"/>
              </w:rPr>
              <w:t>bins = [0,5,10,20,40,60]</w:t>
            </w:r>
          </w:p>
          <w:p w14:paraId="3813484F" w14:textId="77777777" w:rsidR="00256381" w:rsidRPr="008B60B9" w:rsidRDefault="009A44F4" w:rsidP="009A44F4">
            <w:pPr>
              <w:rPr>
                <w:rFonts w:ascii="Consolas" w:hAnsi="Consolas"/>
                <w:sz w:val="16"/>
                <w:szCs w:val="16"/>
              </w:rPr>
            </w:pPr>
            <w:r w:rsidRPr="00704DE6">
              <w:rPr>
                <w:rFonts w:ascii="Consolas" w:hAnsi="Consolas"/>
                <w:sz w:val="16"/>
                <w:szCs w:val="16"/>
              </w:rPr>
              <w:t>df1['cats'] = pd.cut(df1.c_vehs,bins)</w:t>
            </w:r>
          </w:p>
        </w:tc>
      </w:tr>
    </w:tbl>
    <w:p w14:paraId="159C794E" w14:textId="77777777" w:rsidR="00704DE6" w:rsidRDefault="00704DE6" w:rsidP="00217D98">
      <w:pPr>
        <w:spacing w:after="0" w:line="240" w:lineRule="auto"/>
        <w:ind w:left="576"/>
        <w:rPr>
          <w:b/>
          <w:lang w:val="en-US" w:eastAsia="en-US"/>
        </w:rPr>
      </w:pPr>
    </w:p>
    <w:sectPr w:rsidR="00704DE6" w:rsidSect="005021F0">
      <w:headerReference w:type="default" r:id="rId48"/>
      <w:footerReference w:type="default" r:id="rId49"/>
      <w:pgSz w:w="12240" w:h="15840"/>
      <w:pgMar w:top="1440" w:right="1800" w:bottom="1440" w:left="180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Ryan He" w:date="2018-04-09T15:52:00Z" w:initials="RH">
    <w:p w14:paraId="4B5DFD78" w14:textId="77777777" w:rsidR="003E3176" w:rsidRDefault="003E3176">
      <w:pPr>
        <w:pStyle w:val="CommentText"/>
      </w:pPr>
      <w:r>
        <w:rPr>
          <w:rStyle w:val="CommentReference"/>
        </w:rPr>
        <w:annotationRef/>
      </w:r>
      <w:r w:rsidRPr="003E3176">
        <w:rPr>
          <w:b/>
          <w:i/>
        </w:rPr>
        <w:t>Bold italic</w:t>
      </w:r>
      <w:r>
        <w:t xml:space="preserve"> font for data fields in dataset.</w:t>
      </w:r>
    </w:p>
  </w:comment>
  <w:comment w:id="8" w:author="Ryan He" w:date="2018-04-09T15:53:00Z" w:initials="RH">
    <w:p w14:paraId="6FD1B404" w14:textId="77777777" w:rsidR="003E3176" w:rsidRDefault="003E3176">
      <w:pPr>
        <w:pStyle w:val="CommentText"/>
      </w:pPr>
      <w:r>
        <w:rPr>
          <w:rStyle w:val="CommentReference"/>
        </w:rPr>
        <w:annotationRef/>
      </w:r>
      <w:r w:rsidRPr="003E3176">
        <w:rPr>
          <w:i/>
        </w:rPr>
        <w:t>Italic</w:t>
      </w:r>
      <w:r>
        <w:t xml:space="preserve"> font for python/Numpy/Pandas related classes, objects, code in content, variable names, data columns, methods/functions, etc.</w:t>
      </w:r>
    </w:p>
  </w:comment>
  <w:comment w:id="13" w:author="Ryan He" w:date="2018-04-09T15:55:00Z" w:initials="RH">
    <w:p w14:paraId="5AF3EBF9" w14:textId="77777777" w:rsidR="003E3176" w:rsidRDefault="003E3176">
      <w:pPr>
        <w:pStyle w:val="CommentText"/>
      </w:pPr>
      <w:r>
        <w:rPr>
          <w:rStyle w:val="CommentReference"/>
        </w:rPr>
        <w:annotationRef/>
      </w:r>
      <w:r>
        <w:rPr>
          <w:rStyle w:val="CommentReference"/>
        </w:rPr>
        <w:t xml:space="preserve">Reference to appendix is </w:t>
      </w:r>
      <w:r w:rsidRPr="003E3176">
        <w:rPr>
          <w:rStyle w:val="CommentReference"/>
          <w:b/>
        </w:rPr>
        <w:t>bold</w:t>
      </w:r>
      <w:r>
        <w:rPr>
          <w:rStyle w:val="CommentReference"/>
        </w:rPr>
        <w:t xml:space="preserve"> and in square brackets.</w:t>
      </w:r>
    </w:p>
  </w:comment>
  <w:comment w:id="36" w:author="Ryan He" w:date="2018-04-09T15:58:00Z" w:initials="RH">
    <w:p w14:paraId="5AB0864C" w14:textId="77777777" w:rsidR="003E3176" w:rsidRDefault="003E3176">
      <w:pPr>
        <w:pStyle w:val="CommentText"/>
      </w:pPr>
      <w:r>
        <w:rPr>
          <w:rStyle w:val="CommentReference"/>
        </w:rPr>
        <w:annotationRef/>
      </w:r>
      <w:r>
        <w:t xml:space="preserve">First numeric header is </w:t>
      </w:r>
      <w:r w:rsidRPr="003E3176">
        <w:rPr>
          <w:b/>
        </w:rPr>
        <w:t>bold</w:t>
      </w:r>
      <w:r>
        <w:t>.</w:t>
      </w:r>
    </w:p>
  </w:comment>
  <w:comment w:id="37" w:author="Ryan He" w:date="2018-04-09T15:57:00Z" w:initials="RH">
    <w:p w14:paraId="411CFF74" w14:textId="77777777" w:rsidR="003E3176" w:rsidRDefault="003E3176">
      <w:pPr>
        <w:pStyle w:val="CommentText"/>
      </w:pPr>
      <w:r>
        <w:rPr>
          <w:rStyle w:val="CommentReference"/>
        </w:rPr>
        <w:annotationRef/>
      </w:r>
      <w:r>
        <w:rPr>
          <w:rStyle w:val="CommentReference"/>
        </w:rPr>
        <w:t>Paragraph under numeric list has same indent as the header.</w:t>
      </w:r>
    </w:p>
  </w:comment>
  <w:comment w:id="38" w:author="Ryan He" w:date="2018-04-09T15:59:00Z" w:initials="RH">
    <w:p w14:paraId="1080E9EC" w14:textId="77777777" w:rsidR="003E3176" w:rsidRDefault="003E3176">
      <w:pPr>
        <w:pStyle w:val="CommentText"/>
      </w:pPr>
      <w:r>
        <w:t xml:space="preserve">The number of </w:t>
      </w:r>
      <w:r>
        <w:rPr>
          <w:rStyle w:val="CommentReference"/>
        </w:rPr>
        <w:annotationRef/>
      </w:r>
      <w:r>
        <w:t xml:space="preserve">second level numeric list is </w:t>
      </w:r>
      <w:r w:rsidRPr="003E3176">
        <w:rPr>
          <w:b/>
        </w:rPr>
        <w:t>bold</w:t>
      </w:r>
      <w:r>
        <w:t>, but the header is regular.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5DFD78" w15:done="0"/>
  <w15:commentEx w15:paraId="6FD1B404" w15:done="0"/>
  <w15:commentEx w15:paraId="5AF3EBF9" w15:done="0"/>
  <w15:commentEx w15:paraId="5AB0864C" w15:done="0"/>
  <w15:commentEx w15:paraId="411CFF74" w15:done="0"/>
  <w15:commentEx w15:paraId="1080E9E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86278F" w14:textId="77777777" w:rsidR="004819D6" w:rsidRDefault="004819D6" w:rsidP="0098784C">
      <w:pPr>
        <w:spacing w:after="0" w:line="240" w:lineRule="auto"/>
      </w:pPr>
      <w:r>
        <w:separator/>
      </w:r>
    </w:p>
  </w:endnote>
  <w:endnote w:type="continuationSeparator" w:id="0">
    <w:p w14:paraId="6893122E" w14:textId="77777777" w:rsidR="004819D6" w:rsidRDefault="004819D6" w:rsidP="0098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ntique Olive">
    <w:altName w:val="Arial"/>
    <w:panose1 w:val="00000000000000000000"/>
    <w:charset w:val="00"/>
    <w:family w:val="swiss"/>
    <w:notTrueType/>
    <w:pitch w:val="variable"/>
    <w:sig w:usb0="00000003" w:usb1="00000000" w:usb2="00000000" w:usb3="00000000" w:csb0="00000001" w:csb1="00000000"/>
  </w:font>
  <w:font w:name="CIDFont+F6">
    <w:altName w:val="SimSun"/>
    <w:panose1 w:val="00000000000000000000"/>
    <w:charset w:val="86"/>
    <w:family w:val="auto"/>
    <w:notTrueType/>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3A2B" w14:textId="265D0E06" w:rsidR="00E41CED" w:rsidRPr="00661428" w:rsidRDefault="00E41CED">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BC16D4"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BC16D4">
      <w:rPr>
        <w:rFonts w:cstheme="minorHAnsi"/>
        <w:bCs/>
        <w:noProof/>
        <w:lang w:val="en-US"/>
      </w:rPr>
      <w:instrText>31</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BC16D4">
      <w:rPr>
        <w:rFonts w:cstheme="minorHAnsi"/>
        <w:bCs/>
        <w:noProof/>
        <w:lang w:val="en-US"/>
      </w:rPr>
      <w:t>30</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2A1EBF" w14:textId="77777777" w:rsidR="004819D6" w:rsidRDefault="004819D6" w:rsidP="0098784C">
      <w:pPr>
        <w:spacing w:after="0" w:line="240" w:lineRule="auto"/>
      </w:pPr>
      <w:r>
        <w:separator/>
      </w:r>
    </w:p>
  </w:footnote>
  <w:footnote w:type="continuationSeparator" w:id="0">
    <w:p w14:paraId="1D50A36B" w14:textId="77777777" w:rsidR="004819D6" w:rsidRDefault="004819D6" w:rsidP="00987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AA38E" w14:textId="77777777" w:rsidR="00E41CED" w:rsidRDefault="00E41CED">
    <w:pPr>
      <w:pStyle w:val="Header"/>
    </w:pPr>
    <w:r w:rsidRPr="0098784C">
      <w:t xml:space="preserve">Data Analysis of Canada Car Accident during 2004 </w:t>
    </w:r>
    <w:r>
      <w:t>–</w:t>
    </w:r>
    <w:r w:rsidRPr="0098784C">
      <w:t xml:space="preserve"> 2014</w:t>
    </w:r>
    <w:r>
      <w:t>, Term Project</w:t>
    </w:r>
    <w:r>
      <w:tab/>
      <w:t>April 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4"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pStyle w:val="Heading6"/>
      <w:suff w:val="space"/>
      <w:lvlText w:val="Appendix %6 - "/>
      <w:lvlJc w:val="center"/>
      <w:pPr>
        <w:ind w:left="0" w:firstLine="288"/>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5"/>
  </w:num>
  <w:num w:numId="2">
    <w:abstractNumId w:val="7"/>
  </w:num>
  <w:num w:numId="3">
    <w:abstractNumId w:val="4"/>
  </w:num>
  <w:num w:numId="4">
    <w:abstractNumId w:val="2"/>
  </w:num>
  <w:num w:numId="5">
    <w:abstractNumId w:val="0"/>
  </w:num>
  <w:num w:numId="6">
    <w:abstractNumId w:val="5"/>
  </w:num>
  <w:num w:numId="7">
    <w:abstractNumId w:val="14"/>
  </w:num>
  <w:num w:numId="8">
    <w:abstractNumId w:val="12"/>
  </w:num>
  <w:num w:numId="9">
    <w:abstractNumId w:val="15"/>
  </w:num>
  <w:num w:numId="10">
    <w:abstractNumId w:val="11"/>
  </w:num>
  <w:num w:numId="11">
    <w:abstractNumId w:val="1"/>
  </w:num>
  <w:num w:numId="12">
    <w:abstractNumId w:val="3"/>
  </w:num>
  <w:num w:numId="13">
    <w:abstractNumId w:val="10"/>
  </w:num>
  <w:num w:numId="14">
    <w:abstractNumId w:val="13"/>
  </w:num>
  <w:num w:numId="15">
    <w:abstractNumId w:val="8"/>
  </w:num>
  <w:num w:numId="16">
    <w:abstractNumId w:val="6"/>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He">
    <w15:presenceInfo w15:providerId="AD" w15:userId="S-1-5-21-11087255-1210267238-1404200075-331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6E"/>
    <w:rsid w:val="00081731"/>
    <w:rsid w:val="00096EA1"/>
    <w:rsid w:val="0010561E"/>
    <w:rsid w:val="001058C4"/>
    <w:rsid w:val="001371CA"/>
    <w:rsid w:val="00156F02"/>
    <w:rsid w:val="001B3A71"/>
    <w:rsid w:val="001C154F"/>
    <w:rsid w:val="001E0D30"/>
    <w:rsid w:val="00217D98"/>
    <w:rsid w:val="00256381"/>
    <w:rsid w:val="0026663D"/>
    <w:rsid w:val="002E1D17"/>
    <w:rsid w:val="0034428C"/>
    <w:rsid w:val="00367AF9"/>
    <w:rsid w:val="00375E63"/>
    <w:rsid w:val="003C6971"/>
    <w:rsid w:val="003E17B4"/>
    <w:rsid w:val="003E3176"/>
    <w:rsid w:val="004170D6"/>
    <w:rsid w:val="00450999"/>
    <w:rsid w:val="00452D66"/>
    <w:rsid w:val="004819D6"/>
    <w:rsid w:val="005021F0"/>
    <w:rsid w:val="00564F31"/>
    <w:rsid w:val="005A43B5"/>
    <w:rsid w:val="005B421E"/>
    <w:rsid w:val="005B7707"/>
    <w:rsid w:val="005C07CE"/>
    <w:rsid w:val="005C5338"/>
    <w:rsid w:val="00627FF7"/>
    <w:rsid w:val="006366CB"/>
    <w:rsid w:val="0064238A"/>
    <w:rsid w:val="00652486"/>
    <w:rsid w:val="00661428"/>
    <w:rsid w:val="00685BCD"/>
    <w:rsid w:val="006E73E4"/>
    <w:rsid w:val="006E7A0F"/>
    <w:rsid w:val="00704DE6"/>
    <w:rsid w:val="00714410"/>
    <w:rsid w:val="0072229E"/>
    <w:rsid w:val="007230DA"/>
    <w:rsid w:val="007C2BE1"/>
    <w:rsid w:val="00805D37"/>
    <w:rsid w:val="00884EF4"/>
    <w:rsid w:val="008929AB"/>
    <w:rsid w:val="008940FA"/>
    <w:rsid w:val="008B35E9"/>
    <w:rsid w:val="008B60B9"/>
    <w:rsid w:val="00972A17"/>
    <w:rsid w:val="0098784C"/>
    <w:rsid w:val="009A34CF"/>
    <w:rsid w:val="009A44F4"/>
    <w:rsid w:val="009B0EB1"/>
    <w:rsid w:val="009E6222"/>
    <w:rsid w:val="00A61D4A"/>
    <w:rsid w:val="00A74584"/>
    <w:rsid w:val="00A8535D"/>
    <w:rsid w:val="00A965ED"/>
    <w:rsid w:val="00AA67CE"/>
    <w:rsid w:val="00AC08A1"/>
    <w:rsid w:val="00AD5744"/>
    <w:rsid w:val="00AF5971"/>
    <w:rsid w:val="00B0592C"/>
    <w:rsid w:val="00B10130"/>
    <w:rsid w:val="00B13AE3"/>
    <w:rsid w:val="00B31D0C"/>
    <w:rsid w:val="00B45D28"/>
    <w:rsid w:val="00B95355"/>
    <w:rsid w:val="00BC16D4"/>
    <w:rsid w:val="00BE7847"/>
    <w:rsid w:val="00C431DD"/>
    <w:rsid w:val="00C62387"/>
    <w:rsid w:val="00C942A2"/>
    <w:rsid w:val="00CC206E"/>
    <w:rsid w:val="00CD3CAF"/>
    <w:rsid w:val="00D35130"/>
    <w:rsid w:val="00DB2494"/>
    <w:rsid w:val="00DC38CC"/>
    <w:rsid w:val="00DD7C80"/>
    <w:rsid w:val="00DE0F2B"/>
    <w:rsid w:val="00DE1C90"/>
    <w:rsid w:val="00E41CED"/>
    <w:rsid w:val="00E816FE"/>
    <w:rsid w:val="00E90BB7"/>
    <w:rsid w:val="00EC42B6"/>
    <w:rsid w:val="00EF1221"/>
    <w:rsid w:val="00F51ECC"/>
    <w:rsid w:val="00F9050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61428"/>
    <w:pPr>
      <w:keepNext/>
      <w:shd w:val="pct40" w:color="auto" w:fill="auto"/>
      <w:spacing w:after="360" w:line="240" w:lineRule="auto"/>
      <w:outlineLvl w:val="0"/>
    </w:pPr>
    <w:rPr>
      <w:rFonts w:ascii="Arial" w:eastAsia="Times New Roman" w:hAnsi="Arial" w:cs="Arial"/>
      <w:b/>
      <w:bCs/>
      <w:color w:val="FFFFFF"/>
      <w:kern w:val="32"/>
      <w:sz w:val="32"/>
      <w:szCs w:val="32"/>
      <w:lang w:val="en-US" w:eastAsia="en-US"/>
    </w:rPr>
  </w:style>
  <w:style w:type="paragraph" w:styleId="Heading2">
    <w:name w:val="heading 2"/>
    <w:basedOn w:val="Normal"/>
    <w:next w:val="Normal"/>
    <w:link w:val="Heading2Char"/>
    <w:qFormat/>
    <w:rsid w:val="00661428"/>
    <w:pPr>
      <w:keepNext/>
      <w:numPr>
        <w:ilvl w:val="1"/>
        <w:numId w:val="1"/>
      </w:numPr>
      <w:spacing w:after="240" w:line="240" w:lineRule="auto"/>
      <w:outlineLvl w:val="1"/>
    </w:pPr>
    <w:rPr>
      <w:rFonts w:ascii="Arial" w:eastAsia="Times New Roman" w:hAnsi="Arial" w:cs="Arial"/>
      <w:b/>
      <w:bCs/>
      <w:iCs/>
      <w:sz w:val="24"/>
      <w:szCs w:val="28"/>
      <w:lang w:val="en-US" w:eastAsia="en-US"/>
    </w:rPr>
  </w:style>
  <w:style w:type="paragraph" w:styleId="Heading3">
    <w:name w:val="heading 3"/>
    <w:basedOn w:val="Normal"/>
    <w:next w:val="Normal"/>
    <w:link w:val="Heading3Char"/>
    <w:uiPriority w:val="9"/>
    <w:semiHidden/>
    <w:unhideWhenUsed/>
    <w:qFormat/>
    <w:rsid w:val="003E17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661428"/>
    <w:pPr>
      <w:keepNext/>
      <w:numPr>
        <w:ilvl w:val="3"/>
        <w:numId w:val="1"/>
      </w:numPr>
      <w:spacing w:before="240" w:after="60" w:line="240" w:lineRule="auto"/>
      <w:outlineLvl w:val="3"/>
    </w:pPr>
    <w:rPr>
      <w:rFonts w:ascii="Arial" w:eastAsia="Times New Roman" w:hAnsi="Arial" w:cs="Times New Roman"/>
      <w:b/>
      <w:bCs/>
      <w:sz w:val="28"/>
      <w:szCs w:val="28"/>
      <w:lang w:val="en-US" w:eastAsia="en-US"/>
    </w:rPr>
  </w:style>
  <w:style w:type="paragraph" w:styleId="Heading5">
    <w:name w:val="heading 5"/>
    <w:basedOn w:val="Normal"/>
    <w:next w:val="Normal"/>
    <w:link w:val="Heading5Char"/>
    <w:qFormat/>
    <w:rsid w:val="00661428"/>
    <w:pPr>
      <w:numPr>
        <w:ilvl w:val="4"/>
        <w:numId w:val="1"/>
      </w:numPr>
      <w:spacing w:before="240" w:after="60" w:line="240" w:lineRule="auto"/>
      <w:outlineLvl w:val="4"/>
    </w:pPr>
    <w:rPr>
      <w:rFonts w:ascii="Arial" w:eastAsia="Times New Roman" w:hAnsi="Arial" w:cs="Times New Roman"/>
      <w:b/>
      <w:bCs/>
      <w:i/>
      <w:iCs/>
      <w:sz w:val="26"/>
      <w:szCs w:val="26"/>
      <w:lang w:val="en-US" w:eastAsia="en-US"/>
    </w:rPr>
  </w:style>
  <w:style w:type="paragraph" w:styleId="Heading6">
    <w:name w:val="heading 6"/>
    <w:basedOn w:val="Normal"/>
    <w:next w:val="Normal"/>
    <w:link w:val="Heading6Char"/>
    <w:qFormat/>
    <w:rsid w:val="00661428"/>
    <w:pPr>
      <w:numPr>
        <w:ilvl w:val="5"/>
        <w:numId w:val="1"/>
      </w:numPr>
      <w:spacing w:before="240" w:after="60" w:line="240" w:lineRule="auto"/>
      <w:outlineLvl w:val="5"/>
    </w:pPr>
    <w:rPr>
      <w:rFonts w:ascii="Arial" w:eastAsia="Times New Roman" w:hAnsi="Arial" w:cs="Times New Roman"/>
      <w:b/>
      <w:bCs/>
      <w:lang w:val="en-US" w:eastAsia="en-US"/>
    </w:rPr>
  </w:style>
  <w:style w:type="paragraph" w:styleId="Heading7">
    <w:name w:val="heading 7"/>
    <w:basedOn w:val="Normal"/>
    <w:next w:val="Normal"/>
    <w:link w:val="Heading7Char"/>
    <w:qFormat/>
    <w:rsid w:val="00661428"/>
    <w:pPr>
      <w:numPr>
        <w:ilvl w:val="6"/>
        <w:numId w:val="1"/>
      </w:numPr>
      <w:spacing w:before="240" w:after="60" w:line="240" w:lineRule="auto"/>
      <w:outlineLvl w:val="6"/>
    </w:pPr>
    <w:rPr>
      <w:rFonts w:ascii="Arial" w:eastAsia="Times New Roman" w:hAnsi="Arial" w:cs="Times New Roman"/>
      <w:sz w:val="24"/>
      <w:szCs w:val="24"/>
      <w:lang w:val="en-US" w:eastAsia="en-US"/>
    </w:rPr>
  </w:style>
  <w:style w:type="paragraph" w:styleId="Heading8">
    <w:name w:val="heading 8"/>
    <w:basedOn w:val="Normal"/>
    <w:next w:val="Normal"/>
    <w:link w:val="Heading8Char"/>
    <w:qFormat/>
    <w:rsid w:val="00661428"/>
    <w:pPr>
      <w:numPr>
        <w:ilvl w:val="7"/>
        <w:numId w:val="1"/>
      </w:numPr>
      <w:spacing w:before="240" w:after="60" w:line="240" w:lineRule="auto"/>
      <w:outlineLvl w:val="7"/>
    </w:pPr>
    <w:rPr>
      <w:rFonts w:ascii="Arial" w:eastAsia="Times New Roman" w:hAnsi="Arial" w:cs="Times New Roman"/>
      <w:i/>
      <w:iCs/>
      <w:sz w:val="24"/>
      <w:szCs w:val="24"/>
      <w:lang w:val="en-US" w:eastAsia="en-US"/>
    </w:rPr>
  </w:style>
  <w:style w:type="paragraph" w:styleId="Heading9">
    <w:name w:val="heading 9"/>
    <w:basedOn w:val="Normal"/>
    <w:next w:val="Normal"/>
    <w:link w:val="Heading9Char"/>
    <w:qFormat/>
    <w:rsid w:val="00661428"/>
    <w:pPr>
      <w:numPr>
        <w:ilvl w:val="8"/>
        <w:numId w:val="1"/>
      </w:numPr>
      <w:spacing w:before="240" w:after="60" w:line="240" w:lineRule="auto"/>
      <w:outlineLvl w:val="8"/>
    </w:pPr>
    <w:rPr>
      <w:rFonts w:ascii="Arial" w:eastAsia="Times New Roman" w:hAnsi="Arial" w:cs="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707"/>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pPr>
      <w:spacing w:after="0" w:line="240" w:lineRule="auto"/>
    </w:pPr>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spacing w:after="0" w:line="240" w:lineRule="auto"/>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rsid w:val="00661428"/>
    <w:rPr>
      <w:rFonts w:ascii="Arial" w:eastAsia="Times New Roman" w:hAnsi="Arial" w:cs="Arial"/>
      <w:b/>
      <w:bCs/>
      <w:color w:val="FFFFFF"/>
      <w:kern w:val="32"/>
      <w:sz w:val="32"/>
      <w:szCs w:val="32"/>
      <w:shd w:val="pct40" w:color="auto" w:fill="auto"/>
      <w:lang w:val="en-US" w:eastAsia="en-US"/>
    </w:rPr>
  </w:style>
  <w:style w:type="character" w:customStyle="1" w:styleId="Heading2Char">
    <w:name w:val="Heading 2 Char"/>
    <w:basedOn w:val="DefaultParagraphFont"/>
    <w:link w:val="Heading2"/>
    <w:rsid w:val="00661428"/>
    <w:rPr>
      <w:rFonts w:ascii="Arial" w:eastAsia="Times New Roman" w:hAnsi="Arial" w:cs="Arial"/>
      <w:b/>
      <w:bCs/>
      <w:iCs/>
      <w:sz w:val="24"/>
      <w:szCs w:val="28"/>
      <w:lang w:val="en-US" w:eastAsia="en-US"/>
    </w:rPr>
  </w:style>
  <w:style w:type="character" w:customStyle="1" w:styleId="Heading4Char">
    <w:name w:val="Heading 4 Char"/>
    <w:basedOn w:val="DefaultParagraphFont"/>
    <w:link w:val="Heading4"/>
    <w:rsid w:val="00661428"/>
    <w:rPr>
      <w:rFonts w:ascii="Arial" w:eastAsia="Times New Roman" w:hAnsi="Arial" w:cs="Times New Roman"/>
      <w:b/>
      <w:bCs/>
      <w:sz w:val="28"/>
      <w:szCs w:val="28"/>
      <w:lang w:val="en-US" w:eastAsia="en-US"/>
    </w:rPr>
  </w:style>
  <w:style w:type="character" w:customStyle="1" w:styleId="Heading5Char">
    <w:name w:val="Heading 5 Char"/>
    <w:basedOn w:val="DefaultParagraphFont"/>
    <w:link w:val="Heading5"/>
    <w:rsid w:val="00661428"/>
    <w:rPr>
      <w:rFonts w:ascii="Arial" w:eastAsia="Times New Roman" w:hAnsi="Arial" w:cs="Times New Roman"/>
      <w:b/>
      <w:bCs/>
      <w:i/>
      <w:iCs/>
      <w:sz w:val="26"/>
      <w:szCs w:val="26"/>
      <w:lang w:val="en-US" w:eastAsia="en-US"/>
    </w:rPr>
  </w:style>
  <w:style w:type="character" w:customStyle="1" w:styleId="Heading6Char">
    <w:name w:val="Heading 6 Char"/>
    <w:basedOn w:val="DefaultParagraphFont"/>
    <w:link w:val="Heading6"/>
    <w:rsid w:val="00661428"/>
    <w:rPr>
      <w:rFonts w:ascii="Arial" w:eastAsia="Times New Roman" w:hAnsi="Arial" w:cs="Times New Roman"/>
      <w:b/>
      <w:bCs/>
      <w:lang w:val="en-US" w:eastAsia="en-US"/>
    </w:rPr>
  </w:style>
  <w:style w:type="character" w:customStyle="1" w:styleId="Heading7Char">
    <w:name w:val="Heading 7 Char"/>
    <w:basedOn w:val="DefaultParagraphFont"/>
    <w:link w:val="Heading7"/>
    <w:rsid w:val="00661428"/>
    <w:rPr>
      <w:rFonts w:ascii="Arial" w:eastAsia="Times New Roman" w:hAnsi="Arial" w:cs="Times New Roman"/>
      <w:sz w:val="24"/>
      <w:szCs w:val="24"/>
      <w:lang w:val="en-US" w:eastAsia="en-US"/>
    </w:rPr>
  </w:style>
  <w:style w:type="character" w:customStyle="1" w:styleId="Heading8Char">
    <w:name w:val="Heading 8 Char"/>
    <w:basedOn w:val="DefaultParagraphFont"/>
    <w:link w:val="Heading8"/>
    <w:rsid w:val="00661428"/>
    <w:rPr>
      <w:rFonts w:ascii="Arial" w:eastAsia="Times New Roman" w:hAnsi="Arial" w:cs="Times New Roman"/>
      <w:i/>
      <w:iCs/>
      <w:sz w:val="24"/>
      <w:szCs w:val="24"/>
      <w:lang w:val="en-US" w:eastAsia="en-US"/>
    </w:rPr>
  </w:style>
  <w:style w:type="character" w:customStyle="1" w:styleId="Heading9Char">
    <w:name w:val="Heading 9 Char"/>
    <w:basedOn w:val="DefaultParagraphFont"/>
    <w:link w:val="Heading9"/>
    <w:rsid w:val="00661428"/>
    <w:rPr>
      <w:rFonts w:ascii="Arial" w:eastAsia="Times New Roman" w:hAnsi="Arial" w:cs="Arial"/>
      <w:lang w:val="en-US" w:eastAsia="en-US"/>
    </w:rPr>
  </w:style>
  <w:style w:type="paragraph" w:styleId="TOC1">
    <w:name w:val="toc 1"/>
    <w:basedOn w:val="Normal"/>
    <w:next w:val="Normal"/>
    <w:autoRedefine/>
    <w:uiPriority w:val="39"/>
    <w:rsid w:val="00661428"/>
    <w:pPr>
      <w:tabs>
        <w:tab w:val="right" w:leader="dot" w:pos="9350"/>
      </w:tabs>
      <w:spacing w:after="0" w:line="240" w:lineRule="auto"/>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spacing w:after="0" w:line="240" w:lineRule="auto"/>
      <w:ind w:left="245" w:firstLine="576"/>
      <w:pPrChange w:id="0" w:author="Ryan He" w:date="2018-04-09T16:46:00Z">
        <w:pPr>
          <w:tabs>
            <w:tab w:val="right" w:leader="dot" w:pos="9350"/>
          </w:tabs>
          <w:ind w:left="245" w:firstLine="576"/>
        </w:pPr>
      </w:pPrChange>
    </w:pPr>
    <w:rPr>
      <w:rFonts w:ascii="Arial" w:eastAsia="Times New Roman" w:hAnsi="Arial" w:cs="Times New Roman"/>
      <w:sz w:val="24"/>
      <w:szCs w:val="24"/>
      <w:lang w:val="en-US" w:eastAsia="en-US"/>
      <w:rPrChange w:id="0" w:author="Ryan He" w:date="2018-04-09T16:46:00Z">
        <w:rPr>
          <w:rFonts w:ascii="Arial" w:hAnsi="Arial"/>
          <w:sz w:val="24"/>
          <w:szCs w:val="24"/>
          <w:lang w:val="en-US" w:eastAsia="en-US" w:bidi="ar-SA"/>
        </w:rPr>
      </w:rPrChange>
    </w:rPr>
  </w:style>
  <w:style w:type="paragraph" w:customStyle="1" w:styleId="IntroTOC">
    <w:name w:val="Intro TOC"/>
    <w:basedOn w:val="Heading1"/>
    <w:rsid w:val="00661428"/>
  </w:style>
  <w:style w:type="paragraph" w:styleId="TOC3">
    <w:name w:val="toc 3"/>
    <w:basedOn w:val="Normal"/>
    <w:next w:val="Normal"/>
    <w:autoRedefine/>
    <w:rsid w:val="00661428"/>
    <w:pPr>
      <w:spacing w:after="0" w:line="240" w:lineRule="auto"/>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E17B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64F3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pPr>
      <w:spacing w:line="240" w:lineRule="auto"/>
    </w:pPr>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1.bin"/><Relationship Id="rId50" Type="http://schemas.openxmlformats.org/officeDocument/2006/relationships/fontTable" Target="fontTable.xml"/><Relationship Id="rId7" Type="http://schemas.openxmlformats.org/officeDocument/2006/relationships/hyperlink" Target="https://github.com/rynho/3250-G3" TargetMode="Externa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www.kaggle.com/tbsteal/canadian-car-accidents-19942014/downloads/drivingLegend.pdf/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tbsteal/canadian-car-accidents-19942014/downloads/NCDB_1999_to_2014.csv/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hyperlink" Target="https://www.kaggle.com/tbsteal/canadian-car-accidents-19942014/data" TargetMode="Externa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31</Pages>
  <Words>6053</Words>
  <Characters>34504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Ryan He</cp:lastModifiedBy>
  <cp:revision>6</cp:revision>
  <dcterms:created xsi:type="dcterms:W3CDTF">2018-04-09T19:26:00Z</dcterms:created>
  <dcterms:modified xsi:type="dcterms:W3CDTF">2018-04-09T20:46:00Z</dcterms:modified>
</cp:coreProperties>
</file>